
<file path=[Content_Types].xml><?xml version="1.0" encoding="utf-8"?>
<Types xmlns="http://schemas.openxmlformats.org/package/2006/content-types">
  <Default Extension="png" ContentType="image/png"/>
  <Default Extension="bin" ContentType="application/vnd.ms-office.activeX"/>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D67A07" w:rsidRPr="00D67A07" w:rsidRDefault="00D67A07" w:rsidP="00D67A07">
      <w:pPr>
        <w:spacing w:after="0" w:line="240" w:lineRule="auto"/>
        <w:rPr>
          <w:rFonts w:ascii="Times New Roman" w:eastAsia="Times New Roman" w:hAnsi="Times New Roman" w:cs="Times New Roman"/>
          <w:sz w:val="24"/>
          <w:szCs w:val="24"/>
        </w:rPr>
      </w:pPr>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 \o "C++ Programming"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C++ Programming Logo</w:t>
      </w:r>
      <w:r w:rsidRPr="00D67A07">
        <w:rPr>
          <w:rFonts w:ascii="Times New Roman" w:eastAsia="Times New Roman" w:hAnsi="Times New Roman" w:cs="Times New Roman"/>
          <w:sz w:val="24"/>
          <w:szCs w:val="24"/>
        </w:rPr>
        <w:fldChar w:fldCharType="end"/>
      </w:r>
      <w:r w:rsidRPr="00D67A07">
        <w:rPr>
          <w:rFonts w:ascii="Times New Roman" w:eastAsia="Times New Roman" w:hAnsi="Times New Roman" w:cs="Times New Roman"/>
          <w:sz w:val="24"/>
          <w:szCs w:val="24"/>
        </w:rPr>
        <w:t xml:space="preserve"> </w:t>
      </w:r>
    </w:p>
    <w:p w:rsidR="00D67A07" w:rsidRPr="00D67A07" w:rsidRDefault="001F6E63" w:rsidP="00D67A0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tooltip="C Tutorial" w:history="1">
        <w:r w:rsidR="00D67A07" w:rsidRPr="00D67A07">
          <w:rPr>
            <w:rFonts w:ascii="Times New Roman" w:eastAsia="Times New Roman" w:hAnsi="Times New Roman" w:cs="Times New Roman"/>
            <w:color w:val="0000FF"/>
            <w:sz w:val="24"/>
            <w:szCs w:val="24"/>
            <w:u w:val="single"/>
          </w:rPr>
          <w:t>C Tutorial</w:t>
        </w:r>
      </w:hyperlink>
    </w:p>
    <w:p w:rsidR="00D67A07" w:rsidRPr="00D67A07" w:rsidRDefault="001F6E63" w:rsidP="00D67A0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7" w:tooltip="Python Tutorial" w:history="1">
        <w:r w:rsidR="00D67A07" w:rsidRPr="00D67A07">
          <w:rPr>
            <w:rFonts w:ascii="Times New Roman" w:eastAsia="Times New Roman" w:hAnsi="Times New Roman" w:cs="Times New Roman"/>
            <w:color w:val="0000FF"/>
            <w:sz w:val="24"/>
            <w:szCs w:val="24"/>
            <w:u w:val="single"/>
          </w:rPr>
          <w:t>Python</w:t>
        </w:r>
      </w:hyperlink>
    </w:p>
    <w:p w:rsidR="00D67A07" w:rsidRPr="00D67A07" w:rsidRDefault="001F6E63" w:rsidP="00D67A0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8" w:tooltip="R Tutorial" w:history="1">
        <w:r w:rsidR="00D67A07" w:rsidRPr="00D67A07">
          <w:rPr>
            <w:rFonts w:ascii="Times New Roman" w:eastAsia="Times New Roman" w:hAnsi="Times New Roman" w:cs="Times New Roman"/>
            <w:color w:val="0000FF"/>
            <w:sz w:val="24"/>
            <w:szCs w:val="24"/>
            <w:u w:val="single"/>
          </w:rPr>
          <w:t>R Tutorial</w:t>
        </w:r>
      </w:hyperlink>
    </w:p>
    <w:p w:rsidR="00D67A07" w:rsidRPr="00D67A07" w:rsidRDefault="001F6E63" w:rsidP="00D67A0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9" w:tooltip="Java Tutorial" w:history="1">
        <w:r w:rsidR="00D67A07" w:rsidRPr="00D67A07">
          <w:rPr>
            <w:rFonts w:ascii="Times New Roman" w:eastAsia="Times New Roman" w:hAnsi="Times New Roman" w:cs="Times New Roman"/>
            <w:color w:val="0000FF"/>
            <w:sz w:val="24"/>
            <w:szCs w:val="24"/>
            <w:u w:val="single"/>
          </w:rPr>
          <w:t>Java</w:t>
        </w:r>
      </w:hyperlink>
    </w:p>
    <w:p w:rsidR="00D67A07" w:rsidRPr="00D67A07" w:rsidRDefault="001F6E63" w:rsidP="00D67A0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0" w:tooltip="Kotlin Tutorial" w:history="1">
        <w:proofErr w:type="spellStart"/>
        <w:r w:rsidR="00D67A07" w:rsidRPr="00D67A07">
          <w:rPr>
            <w:rFonts w:ascii="Times New Roman" w:eastAsia="Times New Roman" w:hAnsi="Times New Roman" w:cs="Times New Roman"/>
            <w:color w:val="0000FF"/>
            <w:sz w:val="24"/>
            <w:szCs w:val="24"/>
            <w:u w:val="single"/>
          </w:rPr>
          <w:t>Kotlin</w:t>
        </w:r>
        <w:proofErr w:type="spellEnd"/>
      </w:hyperlink>
    </w:p>
    <w:p w:rsidR="00D67A07" w:rsidRPr="00D67A07" w:rsidRDefault="001F6E63" w:rsidP="00D67A07">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1" w:tooltip="Programiz Home" w:history="1">
        <w:r w:rsidR="00D67A07" w:rsidRPr="00D67A07">
          <w:rPr>
            <w:rFonts w:ascii="Times New Roman" w:eastAsia="Times New Roman" w:hAnsi="Times New Roman" w:cs="Times New Roman"/>
            <w:color w:val="0000FF"/>
            <w:sz w:val="24"/>
            <w:szCs w:val="24"/>
            <w:u w:val="single"/>
          </w:rPr>
          <w:t>home</w:t>
        </w:r>
      </w:hyperlink>
    </w:p>
    <w:p w:rsidR="00D67A07" w:rsidRPr="00D67A07" w:rsidRDefault="001F6E63" w:rsidP="00D67A07">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2" w:tooltip="C++ Tutorial" w:history="1">
        <w:r w:rsidR="00D67A07" w:rsidRPr="00D67A07">
          <w:rPr>
            <w:rFonts w:ascii="Times New Roman" w:eastAsia="Times New Roman" w:hAnsi="Times New Roman" w:cs="Times New Roman"/>
            <w:color w:val="0000FF"/>
            <w:sz w:val="24"/>
            <w:szCs w:val="24"/>
            <w:u w:val="single"/>
          </w:rPr>
          <w:t>Tutorial</w:t>
        </w:r>
      </w:hyperlink>
    </w:p>
    <w:p w:rsidR="00D67A07" w:rsidRPr="00D67A07" w:rsidRDefault="001F6E63" w:rsidP="00D67A07">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3" w:tooltip="C++ Examples" w:history="1">
        <w:r w:rsidR="00D67A07" w:rsidRPr="00D67A07">
          <w:rPr>
            <w:rFonts w:ascii="Times New Roman" w:eastAsia="Times New Roman" w:hAnsi="Times New Roman" w:cs="Times New Roman"/>
            <w:color w:val="0000FF"/>
            <w:sz w:val="24"/>
            <w:szCs w:val="24"/>
            <w:u w:val="single"/>
          </w:rPr>
          <w:t>Examples</w:t>
        </w:r>
      </w:hyperlink>
    </w:p>
    <w:p w:rsidR="00D67A07" w:rsidRPr="00D67A07" w:rsidRDefault="001F6E63" w:rsidP="00D67A07">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4" w:tooltip="C++ Library Functions" w:history="1">
        <w:r w:rsidR="00D67A07" w:rsidRPr="00D67A07">
          <w:rPr>
            <w:rFonts w:ascii="Times New Roman" w:eastAsia="Times New Roman" w:hAnsi="Times New Roman" w:cs="Times New Roman"/>
            <w:color w:val="0000FF"/>
            <w:sz w:val="24"/>
            <w:szCs w:val="24"/>
            <w:u w:val="single"/>
          </w:rPr>
          <w:t>Library Functions</w:t>
        </w:r>
      </w:hyperlink>
    </w:p>
    <w:p w:rsidR="00D67A07" w:rsidRPr="00D67A07" w:rsidRDefault="001F6E63" w:rsidP="00D67A07">
      <w:pPr>
        <w:spacing w:after="0" w:line="240" w:lineRule="auto"/>
        <w:rPr>
          <w:rFonts w:ascii="Times New Roman" w:eastAsia="Times New Roman" w:hAnsi="Times New Roman" w:cs="Times New Roman"/>
          <w:sz w:val="24"/>
          <w:szCs w:val="24"/>
        </w:rPr>
      </w:pPr>
      <w:hyperlink r:id="rId15" w:history="1">
        <w:proofErr w:type="gramStart"/>
        <w:r w:rsidR="00D67A07" w:rsidRPr="00D67A07">
          <w:rPr>
            <w:rFonts w:ascii="Times New Roman" w:eastAsia="Times New Roman" w:hAnsi="Times New Roman" w:cs="Times New Roman"/>
            <w:color w:val="0000FF"/>
            <w:sz w:val="24"/>
            <w:szCs w:val="24"/>
            <w:u w:val="single"/>
          </w:rPr>
          <w:t>search</w:t>
        </w:r>
        <w:proofErr w:type="gramEnd"/>
      </w:hyperlink>
      <w:r w:rsidR="00D67A07" w:rsidRPr="00D67A07">
        <w:rPr>
          <w:rFonts w:ascii="Times New Roman" w:eastAsia="Times New Roman" w:hAnsi="Times New Roman" w:cs="Times New Roman"/>
          <w:sz w:val="24"/>
          <w:szCs w:val="24"/>
        </w:rPr>
        <w:t xml:space="preserve"> </w:t>
      </w:r>
    </w:p>
    <w:p w:rsidR="00D67A07" w:rsidRPr="00D67A07" w:rsidRDefault="00D67A07" w:rsidP="00D67A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67A07">
        <w:rPr>
          <w:rFonts w:ascii="Times New Roman" w:eastAsia="Times New Roman" w:hAnsi="Times New Roman" w:cs="Times New Roman"/>
          <w:b/>
          <w:bCs/>
          <w:kern w:val="36"/>
          <w:sz w:val="48"/>
          <w:szCs w:val="48"/>
        </w:rPr>
        <w:t xml:space="preserve">Learn C++ Programming </w:t>
      </w:r>
    </w:p>
    <w:p w:rsidR="00D67A07" w:rsidRPr="00D67A07" w:rsidRDefault="00D67A07" w:rsidP="00D67A07">
      <w:pPr>
        <w:spacing w:after="0" w:line="240" w:lineRule="auto"/>
        <w:rPr>
          <w:rFonts w:ascii="Times New Roman" w:eastAsia="Times New Roman" w:hAnsi="Times New Roman" w:cs="Times New Roman"/>
          <w:sz w:val="24"/>
          <w:szCs w:val="24"/>
        </w:rPr>
      </w:pPr>
      <w:r w:rsidRPr="00D67A07">
        <w:rPr>
          <w:rFonts w:ascii="Times New Roman" w:eastAsia="Times New Roman" w:hAnsi="Times New Roman" w:cs="Times New Roman"/>
          <w:sz w:val="24"/>
          <w:szCs w:val="24"/>
        </w:rPr>
        <w:t xml:space="preserve">The Definitive Guide </w:t>
      </w:r>
    </w:p>
    <w:p w:rsidR="00D67A07" w:rsidRPr="00D67A07" w:rsidRDefault="00D67A07" w:rsidP="00D67A07">
      <w:pPr>
        <w:spacing w:before="100" w:beforeAutospacing="1" w:after="100" w:afterAutospacing="1" w:line="240" w:lineRule="auto"/>
        <w:rPr>
          <w:rFonts w:ascii="Times New Roman" w:eastAsia="Times New Roman" w:hAnsi="Times New Roman" w:cs="Times New Roman"/>
          <w:sz w:val="24"/>
          <w:szCs w:val="24"/>
        </w:rPr>
      </w:pPr>
      <w:proofErr w:type="gramStart"/>
      <w:r w:rsidRPr="00D67A07">
        <w:rPr>
          <w:rFonts w:ascii="Times New Roman" w:eastAsia="Times New Roman" w:hAnsi="Times New Roman" w:cs="Times New Roman"/>
          <w:sz w:val="24"/>
          <w:szCs w:val="24"/>
        </w:rPr>
        <w:t>C++ ranks 4th in popularity according to 2016 IEEE spectrum Top Programming Language ranking.</w:t>
      </w:r>
      <w:proofErr w:type="gramEnd"/>
      <w:r w:rsidRPr="00D67A07">
        <w:rPr>
          <w:rFonts w:ascii="Times New Roman" w:eastAsia="Times New Roman" w:hAnsi="Times New Roman" w:cs="Times New Roman"/>
          <w:sz w:val="24"/>
          <w:szCs w:val="24"/>
        </w:rPr>
        <w:t xml:space="preserve"> Learning C++ is a wise investment for all programmers.</w:t>
      </w:r>
    </w:p>
    <w:p w:rsidR="00D67A07" w:rsidRPr="00D67A07" w:rsidRDefault="00D67A07" w:rsidP="00D67A07">
      <w:pPr>
        <w:spacing w:before="100" w:beforeAutospacing="1" w:after="100" w:afterAutospacing="1" w:line="240" w:lineRule="auto"/>
        <w:rPr>
          <w:rFonts w:ascii="Times New Roman" w:eastAsia="Times New Roman" w:hAnsi="Times New Roman" w:cs="Times New Roman"/>
          <w:sz w:val="24"/>
          <w:szCs w:val="24"/>
        </w:rPr>
      </w:pPr>
      <w:r w:rsidRPr="00D67A07">
        <w:rPr>
          <w:rFonts w:ascii="Times New Roman" w:eastAsia="Times New Roman" w:hAnsi="Times New Roman" w:cs="Times New Roman"/>
          <w:sz w:val="24"/>
          <w:szCs w:val="24"/>
        </w:rPr>
        <w:t>This guide answers all your questions related to C++ on what is it, when is it used, why is it used and how to get yourself started with it.</w:t>
      </w:r>
    </w:p>
    <w:p w:rsidR="00D67A07" w:rsidRPr="00D67A07" w:rsidRDefault="00D67A07" w:rsidP="00D67A07">
      <w:pPr>
        <w:shd w:val="clear" w:color="auto" w:fill="FAFAFA"/>
        <w:spacing w:before="100" w:beforeAutospacing="1" w:after="100" w:afterAutospacing="1" w:line="240" w:lineRule="auto"/>
        <w:rPr>
          <w:rFonts w:ascii="Times New Roman" w:eastAsia="Times New Roman" w:hAnsi="Times New Roman" w:cs="Times New Roman"/>
          <w:sz w:val="23"/>
          <w:szCs w:val="23"/>
        </w:rPr>
      </w:pPr>
      <w:r>
        <w:rPr>
          <w:rFonts w:ascii="Times New Roman" w:eastAsia="Times New Roman" w:hAnsi="Times New Roman" w:cs="Times New Roman"/>
          <w:noProof/>
          <w:color w:val="0000FF"/>
          <w:sz w:val="23"/>
          <w:szCs w:val="23"/>
        </w:rPr>
        <w:drawing>
          <wp:inline distT="0" distB="0" distL="0" distR="0">
            <wp:extent cx="1143000" cy="857250"/>
            <wp:effectExtent l="0" t="0" r="0" b="0"/>
            <wp:docPr id="1" name="Picture 1" descr="the C++ conference 2017">
              <a:hlinkClick xmlns:a="http://schemas.openxmlformats.org/drawingml/2006/main" r:id="rId16" tooltip="&quot;The C++ conference 2017&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C++ conference 2017">
                      <a:hlinkClick r:id="rId16" tooltip="&quot;The C++ conference 2017&quot;"/>
                    </pic:cNvPr>
                    <pic:cNvPicPr>
                      <a:picLocks noChangeAspect="1" noChangeArrowheads="1"/>
                    </pic:cNvPicPr>
                  </pic:nvPicPr>
                  <pic:blipFill>
                    <a:blip r:embed="rId17"/>
                    <a:srcRect/>
                    <a:stretch>
                      <a:fillRect/>
                    </a:stretch>
                  </pic:blipFill>
                  <pic:spPr bwMode="auto">
                    <a:xfrm>
                      <a:off x="0" y="0"/>
                      <a:ext cx="1143000" cy="857250"/>
                    </a:xfrm>
                    <a:prstGeom prst="rect">
                      <a:avLst/>
                    </a:prstGeom>
                    <a:noFill/>
                    <a:ln w="9525">
                      <a:noFill/>
                      <a:miter lim="800000"/>
                      <a:headEnd/>
                      <a:tailEnd/>
                    </a:ln>
                  </pic:spPr>
                </pic:pic>
              </a:graphicData>
            </a:graphic>
          </wp:inline>
        </w:drawing>
      </w:r>
      <w:r w:rsidRPr="00D67A07">
        <w:rPr>
          <w:rFonts w:ascii="Times New Roman" w:eastAsia="Times New Roman" w:hAnsi="Times New Roman" w:cs="Times New Roman"/>
          <w:sz w:val="23"/>
          <w:szCs w:val="23"/>
        </w:rPr>
        <w:t xml:space="preserve">We are supporting </w:t>
      </w:r>
      <w:proofErr w:type="spellStart"/>
      <w:r w:rsidRPr="00D67A07">
        <w:rPr>
          <w:rFonts w:ascii="Times New Roman" w:eastAsia="Times New Roman" w:hAnsi="Times New Roman" w:cs="Times New Roman"/>
          <w:sz w:val="23"/>
          <w:szCs w:val="23"/>
        </w:rPr>
        <w:t>CppCon</w:t>
      </w:r>
      <w:proofErr w:type="spellEnd"/>
      <w:r w:rsidRPr="00D67A07">
        <w:rPr>
          <w:rFonts w:ascii="Times New Roman" w:eastAsia="Times New Roman" w:hAnsi="Times New Roman" w:cs="Times New Roman"/>
          <w:sz w:val="23"/>
          <w:szCs w:val="23"/>
        </w:rPr>
        <w:t xml:space="preserve"> 2017 (the C++ conference) happening on September 24-29, 2017 in Bellevue, Washington. See you there.</w:t>
      </w:r>
    </w:p>
    <w:p w:rsidR="00D67A07" w:rsidRPr="00D67A07" w:rsidRDefault="00D67A07" w:rsidP="00D67A07">
      <w:pPr>
        <w:spacing w:before="100" w:beforeAutospacing="1" w:after="100" w:afterAutospacing="1" w:line="240" w:lineRule="auto"/>
        <w:outlineLvl w:val="1"/>
        <w:rPr>
          <w:rFonts w:ascii="Times New Roman" w:eastAsia="Times New Roman" w:hAnsi="Times New Roman" w:cs="Times New Roman"/>
          <w:b/>
          <w:bCs/>
          <w:sz w:val="36"/>
          <w:szCs w:val="36"/>
        </w:rPr>
      </w:pPr>
      <w:r w:rsidRPr="00D67A07">
        <w:rPr>
          <w:rFonts w:ascii="Times New Roman" w:eastAsia="Times New Roman" w:hAnsi="Times New Roman" w:cs="Times New Roman"/>
          <w:b/>
          <w:bCs/>
          <w:sz w:val="36"/>
          <w:szCs w:val="36"/>
        </w:rPr>
        <w:t>Table of Contents</w:t>
      </w:r>
    </w:p>
    <w:p w:rsidR="00D67A07" w:rsidRPr="00D67A07" w:rsidRDefault="001F6E63" w:rsidP="00D67A07">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18" w:anchor="tutorial" w:history="1">
        <w:r w:rsidR="00D67A07" w:rsidRPr="00D67A07">
          <w:rPr>
            <w:rFonts w:ascii="Times New Roman" w:eastAsia="Times New Roman" w:hAnsi="Times New Roman" w:cs="Times New Roman"/>
            <w:color w:val="0000FF"/>
            <w:sz w:val="24"/>
            <w:szCs w:val="24"/>
            <w:u w:val="single"/>
          </w:rPr>
          <w:t>C++ Tutorials</w:t>
        </w:r>
      </w:hyperlink>
    </w:p>
    <w:p w:rsidR="00D67A07" w:rsidRPr="00D67A07" w:rsidRDefault="001F6E63" w:rsidP="00D67A07">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19" w:anchor="what-is-cpp" w:history="1">
        <w:r w:rsidR="00D67A07" w:rsidRPr="00D67A07">
          <w:rPr>
            <w:rFonts w:ascii="Times New Roman" w:eastAsia="Times New Roman" w:hAnsi="Times New Roman" w:cs="Times New Roman"/>
            <w:color w:val="0000FF"/>
            <w:sz w:val="24"/>
            <w:szCs w:val="24"/>
            <w:u w:val="single"/>
          </w:rPr>
          <w:t>What is C++ Programming?</w:t>
        </w:r>
      </w:hyperlink>
    </w:p>
    <w:p w:rsidR="00D67A07" w:rsidRPr="00D67A07" w:rsidRDefault="001F6E63" w:rsidP="00D67A07">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20" w:anchor="know-before-cpp" w:history="1">
        <w:r w:rsidR="00D67A07" w:rsidRPr="00D67A07">
          <w:rPr>
            <w:rFonts w:ascii="Times New Roman" w:eastAsia="Times New Roman" w:hAnsi="Times New Roman" w:cs="Times New Roman"/>
            <w:color w:val="0000FF"/>
            <w:sz w:val="24"/>
            <w:szCs w:val="24"/>
            <w:u w:val="single"/>
          </w:rPr>
          <w:t>Before Learning C++</w:t>
        </w:r>
      </w:hyperlink>
    </w:p>
    <w:p w:rsidR="00D67A07" w:rsidRPr="00D67A07" w:rsidRDefault="001F6E63" w:rsidP="00D67A07">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21" w:anchor="run-cpp-operating-system" w:history="1">
        <w:r w:rsidR="00D67A07" w:rsidRPr="00D67A07">
          <w:rPr>
            <w:rFonts w:ascii="Times New Roman" w:eastAsia="Times New Roman" w:hAnsi="Times New Roman" w:cs="Times New Roman"/>
            <w:color w:val="0000FF"/>
            <w:sz w:val="24"/>
            <w:szCs w:val="24"/>
            <w:u w:val="single"/>
          </w:rPr>
          <w:t>Run C++ in Your Computer</w:t>
        </w:r>
      </w:hyperlink>
    </w:p>
    <w:p w:rsidR="00D67A07" w:rsidRPr="00D67A07" w:rsidRDefault="001F6E63" w:rsidP="00D67A07">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22" w:anchor="first-cpp-program" w:history="1">
        <w:r w:rsidR="00D67A07" w:rsidRPr="00D67A07">
          <w:rPr>
            <w:rFonts w:ascii="Times New Roman" w:eastAsia="Times New Roman" w:hAnsi="Times New Roman" w:cs="Times New Roman"/>
            <w:color w:val="0000FF"/>
            <w:sz w:val="24"/>
            <w:szCs w:val="24"/>
            <w:u w:val="single"/>
          </w:rPr>
          <w:t>Your First C++ Program</w:t>
        </w:r>
      </w:hyperlink>
    </w:p>
    <w:p w:rsidR="00D67A07" w:rsidRPr="00D67A07" w:rsidRDefault="001F6E63" w:rsidP="00D67A07">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23" w:anchor="recommended-books" w:history="1">
        <w:r w:rsidR="00D67A07" w:rsidRPr="00D67A07">
          <w:rPr>
            <w:rFonts w:ascii="Times New Roman" w:eastAsia="Times New Roman" w:hAnsi="Times New Roman" w:cs="Times New Roman"/>
            <w:color w:val="0000FF"/>
            <w:sz w:val="24"/>
            <w:szCs w:val="24"/>
            <w:u w:val="single"/>
          </w:rPr>
          <w:t>Recommended Books</w:t>
        </w:r>
      </w:hyperlink>
    </w:p>
    <w:p w:rsidR="00D67A07" w:rsidRPr="00D67A07" w:rsidRDefault="001F6E63" w:rsidP="00D67A07">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24" w:anchor="tips-cpp" w:history="1">
        <w:r w:rsidR="00D67A07" w:rsidRPr="00D67A07">
          <w:rPr>
            <w:rFonts w:ascii="Times New Roman" w:eastAsia="Times New Roman" w:hAnsi="Times New Roman" w:cs="Times New Roman"/>
            <w:color w:val="0000FF"/>
            <w:sz w:val="24"/>
            <w:szCs w:val="24"/>
            <w:u w:val="single"/>
          </w:rPr>
          <w:t>Tips to Better Yourself in C++</w:t>
        </w:r>
      </w:hyperlink>
    </w:p>
    <w:p w:rsidR="00D67A07" w:rsidRPr="00D67A07" w:rsidRDefault="00D67A07" w:rsidP="00D67A07">
      <w:pPr>
        <w:spacing w:before="100" w:beforeAutospacing="1" w:after="100" w:afterAutospacing="1" w:line="240" w:lineRule="auto"/>
        <w:rPr>
          <w:ins w:id="1" w:author="Unknown"/>
          <w:rFonts w:ascii="Times New Roman" w:eastAsia="Times New Roman" w:hAnsi="Times New Roman" w:cs="Times New Roman"/>
          <w:sz w:val="24"/>
          <w:szCs w:val="24"/>
        </w:rPr>
      </w:pPr>
      <w:ins w:id="2" w:author="Unknown">
        <w:r w:rsidRPr="00D67A07">
          <w:rPr>
            <w:rFonts w:ascii="Times New Roman" w:eastAsia="Times New Roman" w:hAnsi="Times New Roman" w:cs="Times New Roman"/>
            <w:sz w:val="24"/>
            <w:szCs w:val="24"/>
          </w:rPr>
          <w:t>Enter your email below to get latest updates, articles and tutorials on C++ programming.</w:t>
        </w:r>
      </w:ins>
    </w:p>
    <w:p w:rsidR="00D67A07" w:rsidRPr="00D67A07" w:rsidRDefault="00D67A07" w:rsidP="00D67A07">
      <w:pPr>
        <w:pBdr>
          <w:bottom w:val="single" w:sz="6" w:space="1" w:color="auto"/>
        </w:pBdr>
        <w:spacing w:after="0" w:line="240" w:lineRule="auto"/>
        <w:jc w:val="center"/>
        <w:rPr>
          <w:rFonts w:ascii="Arial" w:eastAsia="Times New Roman" w:hAnsi="Arial" w:cs="Arial"/>
          <w:vanish/>
          <w:sz w:val="16"/>
          <w:szCs w:val="16"/>
        </w:rPr>
      </w:pPr>
      <w:r w:rsidRPr="00D67A07">
        <w:rPr>
          <w:rFonts w:ascii="Arial" w:eastAsia="Times New Roman" w:hAnsi="Arial" w:cs="Arial"/>
          <w:vanish/>
          <w:sz w:val="16"/>
          <w:szCs w:val="16"/>
        </w:rPr>
        <w:t>Top of Form</w:t>
      </w:r>
    </w:p>
    <w:p w:rsidR="00D67A07" w:rsidRPr="00D67A07" w:rsidRDefault="00D67A07" w:rsidP="00D67A07">
      <w:pPr>
        <w:spacing w:after="0" w:line="240" w:lineRule="auto"/>
        <w:rPr>
          <w:ins w:id="3" w:author="Unknown"/>
          <w:rFonts w:ascii="Times New Roman" w:eastAsia="Times New Roman" w:hAnsi="Times New Roman" w:cs="Times New Roman"/>
          <w:sz w:val="24"/>
          <w:szCs w:val="24"/>
        </w:rPr>
      </w:pPr>
      <w:ins w:id="4" w:author="Unknown">
        <w:r w:rsidRPr="00D67A07">
          <w:rPr>
            <w:rFonts w:ascii="Times New Roman" w:eastAsia="Times New Roman" w:hAnsi="Times New Roman" w:cs="Times New Roman"/>
            <w:sz w:val="24"/>
            <w:szCs w:val="24"/>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0.5pt;height:17.85pt" o:ole="">
              <v:imagedata r:id="rId25" o:title=""/>
            </v:shape>
            <w:control r:id="rId26" w:name="DefaultOcxName" w:shapeid="_x0000_i1026"/>
          </w:object>
        </w:r>
      </w:ins>
    </w:p>
    <w:p w:rsidR="00D67A07" w:rsidRPr="00D67A07" w:rsidRDefault="00D67A07" w:rsidP="00D67A07">
      <w:pPr>
        <w:pBdr>
          <w:top w:val="single" w:sz="6" w:space="1" w:color="auto"/>
        </w:pBdr>
        <w:spacing w:after="0" w:line="240" w:lineRule="auto"/>
        <w:jc w:val="center"/>
        <w:rPr>
          <w:rFonts w:ascii="Arial" w:eastAsia="Times New Roman" w:hAnsi="Arial" w:cs="Arial"/>
          <w:vanish/>
          <w:sz w:val="16"/>
          <w:szCs w:val="16"/>
        </w:rPr>
      </w:pPr>
      <w:r w:rsidRPr="00D67A07">
        <w:rPr>
          <w:rFonts w:ascii="Arial" w:eastAsia="Times New Roman" w:hAnsi="Arial" w:cs="Arial"/>
          <w:vanish/>
          <w:sz w:val="16"/>
          <w:szCs w:val="16"/>
        </w:rPr>
        <w:t>Bottom of Form</w:t>
      </w:r>
    </w:p>
    <w:p w:rsidR="00D67A07" w:rsidRPr="00D67A07" w:rsidRDefault="00D67A07" w:rsidP="00D67A07">
      <w:pPr>
        <w:spacing w:before="100" w:beforeAutospacing="1" w:after="100" w:afterAutospacing="1" w:line="240" w:lineRule="auto"/>
        <w:outlineLvl w:val="1"/>
        <w:rPr>
          <w:ins w:id="5" w:author="Unknown"/>
          <w:rFonts w:ascii="Times New Roman" w:eastAsia="Times New Roman" w:hAnsi="Times New Roman" w:cs="Times New Roman"/>
          <w:b/>
          <w:bCs/>
          <w:sz w:val="36"/>
          <w:szCs w:val="36"/>
        </w:rPr>
      </w:pPr>
      <w:ins w:id="6" w:author="Unknown">
        <w:r w:rsidRPr="00D67A07">
          <w:rPr>
            <w:rFonts w:ascii="Times New Roman" w:eastAsia="Times New Roman" w:hAnsi="Times New Roman" w:cs="Times New Roman"/>
            <w:b/>
            <w:bCs/>
            <w:sz w:val="36"/>
            <w:szCs w:val="36"/>
          </w:rPr>
          <w:t>C++ Tutorials</w:t>
        </w:r>
      </w:ins>
    </w:p>
    <w:p w:rsidR="00D67A07" w:rsidRPr="00D67A07" w:rsidRDefault="001F6E63" w:rsidP="00D67A07">
      <w:pPr>
        <w:spacing w:after="0" w:line="240" w:lineRule="auto"/>
        <w:rPr>
          <w:ins w:id="7" w:author="Unknown"/>
          <w:rFonts w:ascii="Times New Roman" w:eastAsia="Times New Roman" w:hAnsi="Times New Roman" w:cs="Times New Roman"/>
          <w:sz w:val="24"/>
          <w:szCs w:val="24"/>
        </w:rPr>
      </w:pPr>
      <w:ins w:id="8" w:author="Unknown">
        <w:r>
          <w:rPr>
            <w:rFonts w:ascii="Times New Roman" w:eastAsia="Times New Roman" w:hAnsi="Times New Roman" w:cs="Times New Roman"/>
            <w:sz w:val="24"/>
            <w:szCs w:val="24"/>
          </w:rPr>
          <w:lastRenderedPageBreak/>
          <w:pict>
            <v:rect id="_x0000_i1027" style="width:0;height:1.5pt" o:hralign="center" o:hrstd="t" o:hr="t" fillcolor="#a0a0a0" stroked="f"/>
          </w:pict>
        </w:r>
      </w:ins>
    </w:p>
    <w:p w:rsidR="00D67A07" w:rsidRPr="00D67A07" w:rsidRDefault="00D67A07" w:rsidP="00D67A07">
      <w:pPr>
        <w:spacing w:before="100" w:beforeAutospacing="1" w:after="100" w:afterAutospacing="1" w:line="240" w:lineRule="auto"/>
        <w:outlineLvl w:val="2"/>
        <w:rPr>
          <w:ins w:id="9" w:author="Unknown"/>
          <w:rFonts w:ascii="Times New Roman" w:eastAsia="Times New Roman" w:hAnsi="Times New Roman" w:cs="Times New Roman"/>
          <w:b/>
          <w:bCs/>
          <w:sz w:val="27"/>
          <w:szCs w:val="27"/>
        </w:rPr>
      </w:pPr>
      <w:ins w:id="10" w:author="Unknown">
        <w:r w:rsidRPr="00D67A07">
          <w:rPr>
            <w:rFonts w:ascii="Times New Roman" w:eastAsia="Times New Roman" w:hAnsi="Times New Roman" w:cs="Times New Roman"/>
            <w:b/>
            <w:bCs/>
            <w:sz w:val="27"/>
            <w:szCs w:val="27"/>
          </w:rPr>
          <w:t>Flow Control</w:t>
        </w:r>
      </w:ins>
    </w:p>
    <w:p w:rsidR="00D67A07" w:rsidRPr="00D67A07" w:rsidRDefault="00D67A07" w:rsidP="00D67A07">
      <w:pPr>
        <w:numPr>
          <w:ilvl w:val="0"/>
          <w:numId w:val="4"/>
        </w:numPr>
        <w:spacing w:before="100" w:beforeAutospacing="1" w:after="100" w:afterAutospacing="1" w:line="240" w:lineRule="auto"/>
        <w:rPr>
          <w:ins w:id="11" w:author="Unknown"/>
          <w:rFonts w:ascii="Times New Roman" w:eastAsia="Times New Roman" w:hAnsi="Times New Roman" w:cs="Times New Roman"/>
          <w:sz w:val="24"/>
          <w:szCs w:val="24"/>
        </w:rPr>
      </w:pPr>
      <w:ins w:id="12"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"https://www.programiz.com/cpp-programming/if-else"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if...else Statement</w:t>
        </w:r>
        <w:r w:rsidRPr="00D67A07">
          <w:rPr>
            <w:rFonts w:ascii="Times New Roman" w:eastAsia="Times New Roman" w:hAnsi="Times New Roman" w:cs="Times New Roman"/>
            <w:sz w:val="24"/>
            <w:szCs w:val="24"/>
          </w:rPr>
          <w:fldChar w:fldCharType="end"/>
        </w:r>
      </w:ins>
    </w:p>
    <w:p w:rsidR="00D67A07" w:rsidRPr="00D67A07" w:rsidRDefault="00D67A07" w:rsidP="00D67A07">
      <w:pPr>
        <w:numPr>
          <w:ilvl w:val="0"/>
          <w:numId w:val="4"/>
        </w:numPr>
        <w:spacing w:before="100" w:beforeAutospacing="1" w:after="100" w:afterAutospacing="1" w:line="240" w:lineRule="auto"/>
        <w:rPr>
          <w:ins w:id="13" w:author="Unknown"/>
          <w:rFonts w:ascii="Times New Roman" w:eastAsia="Times New Roman" w:hAnsi="Times New Roman" w:cs="Times New Roman"/>
          <w:sz w:val="24"/>
          <w:szCs w:val="24"/>
        </w:rPr>
      </w:pPr>
      <w:ins w:id="14"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"https://www.programiz.com/cpp-programming/for-loop"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for Loop</w:t>
        </w:r>
        <w:r w:rsidRPr="00D67A07">
          <w:rPr>
            <w:rFonts w:ascii="Times New Roman" w:eastAsia="Times New Roman" w:hAnsi="Times New Roman" w:cs="Times New Roman"/>
            <w:sz w:val="24"/>
            <w:szCs w:val="24"/>
          </w:rPr>
          <w:fldChar w:fldCharType="end"/>
        </w:r>
      </w:ins>
    </w:p>
    <w:p w:rsidR="00D67A07" w:rsidRPr="00D67A07" w:rsidRDefault="00D67A07" w:rsidP="00D67A07">
      <w:pPr>
        <w:numPr>
          <w:ilvl w:val="0"/>
          <w:numId w:val="4"/>
        </w:numPr>
        <w:spacing w:before="100" w:beforeAutospacing="1" w:after="100" w:afterAutospacing="1" w:line="240" w:lineRule="auto"/>
        <w:rPr>
          <w:ins w:id="15" w:author="Unknown"/>
          <w:rFonts w:ascii="Times New Roman" w:eastAsia="Times New Roman" w:hAnsi="Times New Roman" w:cs="Times New Roman"/>
          <w:sz w:val="24"/>
          <w:szCs w:val="24"/>
        </w:rPr>
      </w:pPr>
      <w:ins w:id="16"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"https://www.programiz.com/cpp-programming/do-while-loop"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do...while Loop</w:t>
        </w:r>
        <w:r w:rsidRPr="00D67A07">
          <w:rPr>
            <w:rFonts w:ascii="Times New Roman" w:eastAsia="Times New Roman" w:hAnsi="Times New Roman" w:cs="Times New Roman"/>
            <w:sz w:val="24"/>
            <w:szCs w:val="24"/>
          </w:rPr>
          <w:fldChar w:fldCharType="end"/>
        </w:r>
      </w:ins>
    </w:p>
    <w:p w:rsidR="00D67A07" w:rsidRPr="00D67A07" w:rsidRDefault="00D67A07" w:rsidP="00D67A07">
      <w:pPr>
        <w:numPr>
          <w:ilvl w:val="0"/>
          <w:numId w:val="4"/>
        </w:numPr>
        <w:spacing w:before="100" w:beforeAutospacing="1" w:after="100" w:afterAutospacing="1" w:line="240" w:lineRule="auto"/>
        <w:rPr>
          <w:ins w:id="17" w:author="Unknown"/>
          <w:rFonts w:ascii="Times New Roman" w:eastAsia="Times New Roman" w:hAnsi="Times New Roman" w:cs="Times New Roman"/>
          <w:sz w:val="24"/>
          <w:szCs w:val="24"/>
        </w:rPr>
      </w:pPr>
      <w:ins w:id="18"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"https://www.programiz.com/cpp-programming/break-continue"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break &amp; continue</w:t>
        </w:r>
        <w:r w:rsidRPr="00D67A07">
          <w:rPr>
            <w:rFonts w:ascii="Times New Roman" w:eastAsia="Times New Roman" w:hAnsi="Times New Roman" w:cs="Times New Roman"/>
            <w:sz w:val="24"/>
            <w:szCs w:val="24"/>
          </w:rPr>
          <w:fldChar w:fldCharType="end"/>
        </w:r>
      </w:ins>
    </w:p>
    <w:p w:rsidR="00D67A07" w:rsidRPr="00D67A07" w:rsidRDefault="00D67A07" w:rsidP="00D67A07">
      <w:pPr>
        <w:numPr>
          <w:ilvl w:val="0"/>
          <w:numId w:val="4"/>
        </w:numPr>
        <w:spacing w:before="100" w:beforeAutospacing="1" w:after="100" w:afterAutospacing="1" w:line="240" w:lineRule="auto"/>
        <w:rPr>
          <w:ins w:id="19" w:author="Unknown"/>
          <w:rFonts w:ascii="Times New Roman" w:eastAsia="Times New Roman" w:hAnsi="Times New Roman" w:cs="Times New Roman"/>
          <w:sz w:val="24"/>
          <w:szCs w:val="24"/>
        </w:rPr>
      </w:pPr>
      <w:ins w:id="20"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"https://www.programiz.com/cpp-programming/switch-case"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switch Statement</w:t>
        </w:r>
        <w:r w:rsidRPr="00D67A07">
          <w:rPr>
            <w:rFonts w:ascii="Times New Roman" w:eastAsia="Times New Roman" w:hAnsi="Times New Roman" w:cs="Times New Roman"/>
            <w:sz w:val="24"/>
            <w:szCs w:val="24"/>
          </w:rPr>
          <w:fldChar w:fldCharType="end"/>
        </w:r>
      </w:ins>
    </w:p>
    <w:p w:rsidR="00D67A07" w:rsidRPr="00D67A07" w:rsidRDefault="00D67A07" w:rsidP="00D67A07">
      <w:pPr>
        <w:numPr>
          <w:ilvl w:val="0"/>
          <w:numId w:val="4"/>
        </w:numPr>
        <w:spacing w:before="100" w:beforeAutospacing="1" w:after="100" w:afterAutospacing="1" w:line="240" w:lineRule="auto"/>
        <w:rPr>
          <w:ins w:id="21" w:author="Unknown"/>
          <w:rFonts w:ascii="Times New Roman" w:eastAsia="Times New Roman" w:hAnsi="Times New Roman" w:cs="Times New Roman"/>
          <w:sz w:val="24"/>
          <w:szCs w:val="24"/>
        </w:rPr>
      </w:pPr>
      <w:ins w:id="22"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"https://www.programiz.com/cpp-programming/goto" </w:instrText>
        </w:r>
        <w:r w:rsidRPr="00D67A07">
          <w:rPr>
            <w:rFonts w:ascii="Times New Roman" w:eastAsia="Times New Roman" w:hAnsi="Times New Roman" w:cs="Times New Roman"/>
            <w:sz w:val="24"/>
            <w:szCs w:val="24"/>
          </w:rPr>
          <w:fldChar w:fldCharType="separate"/>
        </w:r>
        <w:proofErr w:type="spellStart"/>
        <w:r w:rsidRPr="00D67A07">
          <w:rPr>
            <w:rFonts w:ascii="Times New Roman" w:eastAsia="Times New Roman" w:hAnsi="Times New Roman" w:cs="Times New Roman"/>
            <w:color w:val="0000FF"/>
            <w:sz w:val="24"/>
            <w:szCs w:val="24"/>
            <w:u w:val="single"/>
          </w:rPr>
          <w:t>goto</w:t>
        </w:r>
        <w:proofErr w:type="spellEnd"/>
        <w:r w:rsidRPr="00D67A07">
          <w:rPr>
            <w:rFonts w:ascii="Times New Roman" w:eastAsia="Times New Roman" w:hAnsi="Times New Roman" w:cs="Times New Roman"/>
            <w:color w:val="0000FF"/>
            <w:sz w:val="24"/>
            <w:szCs w:val="24"/>
            <w:u w:val="single"/>
          </w:rPr>
          <w:t xml:space="preserve"> Statement</w:t>
        </w:r>
        <w:r w:rsidRPr="00D67A07">
          <w:rPr>
            <w:rFonts w:ascii="Times New Roman" w:eastAsia="Times New Roman" w:hAnsi="Times New Roman" w:cs="Times New Roman"/>
            <w:sz w:val="24"/>
            <w:szCs w:val="24"/>
          </w:rPr>
          <w:fldChar w:fldCharType="end"/>
        </w:r>
      </w:ins>
    </w:p>
    <w:p w:rsidR="00D67A07" w:rsidRPr="00D67A07" w:rsidRDefault="00D67A07" w:rsidP="00D67A07">
      <w:pPr>
        <w:spacing w:before="100" w:beforeAutospacing="1" w:after="100" w:afterAutospacing="1" w:line="240" w:lineRule="auto"/>
        <w:outlineLvl w:val="2"/>
        <w:rPr>
          <w:ins w:id="23" w:author="Unknown"/>
          <w:rFonts w:ascii="Times New Roman" w:eastAsia="Times New Roman" w:hAnsi="Times New Roman" w:cs="Times New Roman"/>
          <w:b/>
          <w:bCs/>
          <w:sz w:val="27"/>
          <w:szCs w:val="27"/>
        </w:rPr>
      </w:pPr>
      <w:ins w:id="24" w:author="Unknown">
        <w:r w:rsidRPr="00D67A07">
          <w:rPr>
            <w:rFonts w:ascii="Times New Roman" w:eastAsia="Times New Roman" w:hAnsi="Times New Roman" w:cs="Times New Roman"/>
            <w:b/>
            <w:bCs/>
            <w:sz w:val="27"/>
            <w:szCs w:val="27"/>
          </w:rPr>
          <w:t>Functions</w:t>
        </w:r>
      </w:ins>
    </w:p>
    <w:p w:rsidR="00D67A07" w:rsidRPr="00D67A07" w:rsidRDefault="00D67A07" w:rsidP="00D67A07">
      <w:pPr>
        <w:numPr>
          <w:ilvl w:val="0"/>
          <w:numId w:val="5"/>
        </w:numPr>
        <w:spacing w:before="100" w:beforeAutospacing="1" w:after="100" w:afterAutospacing="1" w:line="240" w:lineRule="auto"/>
        <w:rPr>
          <w:ins w:id="25" w:author="Unknown"/>
          <w:rFonts w:ascii="Times New Roman" w:eastAsia="Times New Roman" w:hAnsi="Times New Roman" w:cs="Times New Roman"/>
          <w:sz w:val="24"/>
          <w:szCs w:val="24"/>
        </w:rPr>
      </w:pPr>
      <w:ins w:id="26"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"https://www.programiz.com/cpp-programming/function"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C++ Functions</w:t>
        </w:r>
        <w:r w:rsidRPr="00D67A07">
          <w:rPr>
            <w:rFonts w:ascii="Times New Roman" w:eastAsia="Times New Roman" w:hAnsi="Times New Roman" w:cs="Times New Roman"/>
            <w:sz w:val="24"/>
            <w:szCs w:val="24"/>
          </w:rPr>
          <w:fldChar w:fldCharType="end"/>
        </w:r>
      </w:ins>
    </w:p>
    <w:p w:rsidR="00D67A07" w:rsidRPr="00D67A07" w:rsidRDefault="00D67A07" w:rsidP="00D67A07">
      <w:pPr>
        <w:numPr>
          <w:ilvl w:val="0"/>
          <w:numId w:val="5"/>
        </w:numPr>
        <w:spacing w:before="100" w:beforeAutospacing="1" w:after="100" w:afterAutospacing="1" w:line="240" w:lineRule="auto"/>
        <w:rPr>
          <w:ins w:id="27" w:author="Unknown"/>
          <w:rFonts w:ascii="Times New Roman" w:eastAsia="Times New Roman" w:hAnsi="Times New Roman" w:cs="Times New Roman"/>
          <w:sz w:val="24"/>
          <w:szCs w:val="24"/>
        </w:rPr>
      </w:pPr>
      <w:ins w:id="28"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"https://www.programiz.com/cpp-programming/user-defined-function-types"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Function Types</w:t>
        </w:r>
        <w:r w:rsidRPr="00D67A07">
          <w:rPr>
            <w:rFonts w:ascii="Times New Roman" w:eastAsia="Times New Roman" w:hAnsi="Times New Roman" w:cs="Times New Roman"/>
            <w:sz w:val="24"/>
            <w:szCs w:val="24"/>
          </w:rPr>
          <w:fldChar w:fldCharType="end"/>
        </w:r>
      </w:ins>
    </w:p>
    <w:p w:rsidR="00D67A07" w:rsidRPr="00D67A07" w:rsidRDefault="00D67A07" w:rsidP="00D67A07">
      <w:pPr>
        <w:numPr>
          <w:ilvl w:val="0"/>
          <w:numId w:val="5"/>
        </w:numPr>
        <w:spacing w:before="100" w:beforeAutospacing="1" w:after="100" w:afterAutospacing="1" w:line="240" w:lineRule="auto"/>
        <w:rPr>
          <w:ins w:id="29" w:author="Unknown"/>
          <w:rFonts w:ascii="Times New Roman" w:eastAsia="Times New Roman" w:hAnsi="Times New Roman" w:cs="Times New Roman"/>
          <w:sz w:val="24"/>
          <w:szCs w:val="24"/>
        </w:rPr>
      </w:pPr>
      <w:ins w:id="30"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"https://www.programiz.com/cpp-programming/function-overloading"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Function Overloading</w:t>
        </w:r>
        <w:r w:rsidRPr="00D67A07">
          <w:rPr>
            <w:rFonts w:ascii="Times New Roman" w:eastAsia="Times New Roman" w:hAnsi="Times New Roman" w:cs="Times New Roman"/>
            <w:sz w:val="24"/>
            <w:szCs w:val="24"/>
          </w:rPr>
          <w:fldChar w:fldCharType="end"/>
        </w:r>
      </w:ins>
    </w:p>
    <w:p w:rsidR="00D67A07" w:rsidRPr="00D67A07" w:rsidRDefault="00D67A07" w:rsidP="00D67A07">
      <w:pPr>
        <w:numPr>
          <w:ilvl w:val="0"/>
          <w:numId w:val="5"/>
        </w:numPr>
        <w:spacing w:before="100" w:beforeAutospacing="1" w:after="100" w:afterAutospacing="1" w:line="240" w:lineRule="auto"/>
        <w:rPr>
          <w:ins w:id="31" w:author="Unknown"/>
          <w:rFonts w:ascii="Times New Roman" w:eastAsia="Times New Roman" w:hAnsi="Times New Roman" w:cs="Times New Roman"/>
          <w:sz w:val="24"/>
          <w:szCs w:val="24"/>
        </w:rPr>
      </w:pPr>
      <w:ins w:id="32"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"https://www.programiz.com/cpp-programming/default-argument"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Default Argument</w:t>
        </w:r>
        <w:r w:rsidRPr="00D67A07">
          <w:rPr>
            <w:rFonts w:ascii="Times New Roman" w:eastAsia="Times New Roman" w:hAnsi="Times New Roman" w:cs="Times New Roman"/>
            <w:sz w:val="24"/>
            <w:szCs w:val="24"/>
          </w:rPr>
          <w:fldChar w:fldCharType="end"/>
        </w:r>
      </w:ins>
    </w:p>
    <w:p w:rsidR="00D67A07" w:rsidRPr="00D67A07" w:rsidRDefault="00D67A07" w:rsidP="00D67A07">
      <w:pPr>
        <w:numPr>
          <w:ilvl w:val="0"/>
          <w:numId w:val="5"/>
        </w:numPr>
        <w:spacing w:before="100" w:beforeAutospacing="1" w:after="100" w:afterAutospacing="1" w:line="240" w:lineRule="auto"/>
        <w:rPr>
          <w:ins w:id="33" w:author="Unknown"/>
          <w:rFonts w:ascii="Times New Roman" w:eastAsia="Times New Roman" w:hAnsi="Times New Roman" w:cs="Times New Roman"/>
          <w:sz w:val="24"/>
          <w:szCs w:val="24"/>
        </w:rPr>
      </w:pPr>
      <w:ins w:id="34"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"https://www.programiz.com/cpp-programming/storage-class"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Storage Class</w:t>
        </w:r>
        <w:r w:rsidRPr="00D67A07">
          <w:rPr>
            <w:rFonts w:ascii="Times New Roman" w:eastAsia="Times New Roman" w:hAnsi="Times New Roman" w:cs="Times New Roman"/>
            <w:sz w:val="24"/>
            <w:szCs w:val="24"/>
          </w:rPr>
          <w:fldChar w:fldCharType="end"/>
        </w:r>
      </w:ins>
    </w:p>
    <w:p w:rsidR="00D67A07" w:rsidRPr="00D67A07" w:rsidRDefault="00D67A07" w:rsidP="00D67A07">
      <w:pPr>
        <w:numPr>
          <w:ilvl w:val="0"/>
          <w:numId w:val="5"/>
        </w:numPr>
        <w:spacing w:before="100" w:beforeAutospacing="1" w:after="100" w:afterAutospacing="1" w:line="240" w:lineRule="auto"/>
        <w:rPr>
          <w:ins w:id="35" w:author="Unknown"/>
          <w:rFonts w:ascii="Times New Roman" w:eastAsia="Times New Roman" w:hAnsi="Times New Roman" w:cs="Times New Roman"/>
          <w:sz w:val="24"/>
          <w:szCs w:val="24"/>
        </w:rPr>
      </w:pPr>
      <w:ins w:id="36"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"https://www.programiz.com/cpp-programming/recursion"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C++ Recursion</w:t>
        </w:r>
        <w:r w:rsidRPr="00D67A07">
          <w:rPr>
            <w:rFonts w:ascii="Times New Roman" w:eastAsia="Times New Roman" w:hAnsi="Times New Roman" w:cs="Times New Roman"/>
            <w:sz w:val="24"/>
            <w:szCs w:val="24"/>
          </w:rPr>
          <w:fldChar w:fldCharType="end"/>
        </w:r>
      </w:ins>
    </w:p>
    <w:p w:rsidR="00D67A07" w:rsidRPr="00D67A07" w:rsidRDefault="00D67A07" w:rsidP="00D67A07">
      <w:pPr>
        <w:spacing w:before="100" w:beforeAutospacing="1" w:after="100" w:afterAutospacing="1" w:line="240" w:lineRule="auto"/>
        <w:outlineLvl w:val="2"/>
        <w:rPr>
          <w:ins w:id="37" w:author="Unknown"/>
          <w:rFonts w:ascii="Times New Roman" w:eastAsia="Times New Roman" w:hAnsi="Times New Roman" w:cs="Times New Roman"/>
          <w:b/>
          <w:bCs/>
          <w:sz w:val="27"/>
          <w:szCs w:val="27"/>
        </w:rPr>
      </w:pPr>
      <w:ins w:id="38" w:author="Unknown">
        <w:r w:rsidRPr="00D67A07">
          <w:rPr>
            <w:rFonts w:ascii="Times New Roman" w:eastAsia="Times New Roman" w:hAnsi="Times New Roman" w:cs="Times New Roman"/>
            <w:b/>
            <w:bCs/>
            <w:sz w:val="27"/>
            <w:szCs w:val="27"/>
          </w:rPr>
          <w:t>Structures</w:t>
        </w:r>
      </w:ins>
    </w:p>
    <w:p w:rsidR="00D67A07" w:rsidRPr="00D67A07" w:rsidRDefault="00D67A07" w:rsidP="00D67A07">
      <w:pPr>
        <w:numPr>
          <w:ilvl w:val="0"/>
          <w:numId w:val="6"/>
        </w:numPr>
        <w:spacing w:before="100" w:beforeAutospacing="1" w:after="100" w:afterAutospacing="1" w:line="240" w:lineRule="auto"/>
        <w:rPr>
          <w:ins w:id="39" w:author="Unknown"/>
          <w:rFonts w:ascii="Times New Roman" w:eastAsia="Times New Roman" w:hAnsi="Times New Roman" w:cs="Times New Roman"/>
          <w:sz w:val="24"/>
          <w:szCs w:val="24"/>
        </w:rPr>
      </w:pPr>
      <w:ins w:id="40"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"https://www.programiz.com/cpp-programming/structure"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Structure</w:t>
        </w:r>
        <w:r w:rsidRPr="00D67A07">
          <w:rPr>
            <w:rFonts w:ascii="Times New Roman" w:eastAsia="Times New Roman" w:hAnsi="Times New Roman" w:cs="Times New Roman"/>
            <w:sz w:val="24"/>
            <w:szCs w:val="24"/>
          </w:rPr>
          <w:fldChar w:fldCharType="end"/>
        </w:r>
      </w:ins>
    </w:p>
    <w:p w:rsidR="00D67A07" w:rsidRPr="00D67A07" w:rsidRDefault="00D67A07" w:rsidP="00D67A07">
      <w:pPr>
        <w:numPr>
          <w:ilvl w:val="0"/>
          <w:numId w:val="6"/>
        </w:numPr>
        <w:spacing w:before="100" w:beforeAutospacing="1" w:after="100" w:afterAutospacing="1" w:line="240" w:lineRule="auto"/>
        <w:rPr>
          <w:ins w:id="41" w:author="Unknown"/>
          <w:rFonts w:ascii="Times New Roman" w:eastAsia="Times New Roman" w:hAnsi="Times New Roman" w:cs="Times New Roman"/>
          <w:sz w:val="24"/>
          <w:szCs w:val="24"/>
        </w:rPr>
      </w:pPr>
      <w:ins w:id="42"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"https://www.programiz.com/cpp-programming/structure-function"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Structure and Function</w:t>
        </w:r>
        <w:r w:rsidRPr="00D67A07">
          <w:rPr>
            <w:rFonts w:ascii="Times New Roman" w:eastAsia="Times New Roman" w:hAnsi="Times New Roman" w:cs="Times New Roman"/>
            <w:sz w:val="24"/>
            <w:szCs w:val="24"/>
          </w:rPr>
          <w:fldChar w:fldCharType="end"/>
        </w:r>
      </w:ins>
    </w:p>
    <w:p w:rsidR="00D67A07" w:rsidRPr="00D67A07" w:rsidRDefault="00D67A07" w:rsidP="00D67A07">
      <w:pPr>
        <w:numPr>
          <w:ilvl w:val="0"/>
          <w:numId w:val="6"/>
        </w:numPr>
        <w:spacing w:before="100" w:beforeAutospacing="1" w:after="100" w:afterAutospacing="1" w:line="240" w:lineRule="auto"/>
        <w:rPr>
          <w:ins w:id="43" w:author="Unknown"/>
          <w:rFonts w:ascii="Times New Roman" w:eastAsia="Times New Roman" w:hAnsi="Times New Roman" w:cs="Times New Roman"/>
          <w:sz w:val="24"/>
          <w:szCs w:val="24"/>
        </w:rPr>
      </w:pPr>
      <w:ins w:id="44"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"https://www.programiz.com/cpp-programming/structure-pointer" \o "Pointers to Structure in C++"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Pointers to Structure</w:t>
        </w:r>
        <w:r w:rsidRPr="00D67A07">
          <w:rPr>
            <w:rFonts w:ascii="Times New Roman" w:eastAsia="Times New Roman" w:hAnsi="Times New Roman" w:cs="Times New Roman"/>
            <w:sz w:val="24"/>
            <w:szCs w:val="24"/>
          </w:rPr>
          <w:fldChar w:fldCharType="end"/>
        </w:r>
      </w:ins>
    </w:p>
    <w:p w:rsidR="00D67A07" w:rsidRPr="00D67A07" w:rsidRDefault="00D67A07" w:rsidP="00D67A07">
      <w:pPr>
        <w:numPr>
          <w:ilvl w:val="0"/>
          <w:numId w:val="6"/>
        </w:numPr>
        <w:spacing w:before="100" w:beforeAutospacing="1" w:after="100" w:afterAutospacing="1" w:line="240" w:lineRule="auto"/>
        <w:rPr>
          <w:ins w:id="45" w:author="Unknown"/>
          <w:rFonts w:ascii="Times New Roman" w:eastAsia="Times New Roman" w:hAnsi="Times New Roman" w:cs="Times New Roman"/>
          <w:sz w:val="24"/>
          <w:szCs w:val="24"/>
        </w:rPr>
      </w:pPr>
      <w:ins w:id="46"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"https://www.programiz.com/cpp-programming/enumeration" \o "C++ Enumeration"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Enumeration</w:t>
        </w:r>
        <w:r w:rsidRPr="00D67A07">
          <w:rPr>
            <w:rFonts w:ascii="Times New Roman" w:eastAsia="Times New Roman" w:hAnsi="Times New Roman" w:cs="Times New Roman"/>
            <w:sz w:val="24"/>
            <w:szCs w:val="24"/>
          </w:rPr>
          <w:fldChar w:fldCharType="end"/>
        </w:r>
      </w:ins>
    </w:p>
    <w:p w:rsidR="00D67A07" w:rsidRPr="00D67A07" w:rsidRDefault="00D67A07" w:rsidP="00D67A07">
      <w:pPr>
        <w:spacing w:before="100" w:beforeAutospacing="1" w:after="100" w:afterAutospacing="1" w:line="240" w:lineRule="auto"/>
        <w:outlineLvl w:val="2"/>
        <w:rPr>
          <w:ins w:id="47" w:author="Unknown"/>
          <w:rFonts w:ascii="Times New Roman" w:eastAsia="Times New Roman" w:hAnsi="Times New Roman" w:cs="Times New Roman"/>
          <w:b/>
          <w:bCs/>
          <w:sz w:val="27"/>
          <w:szCs w:val="27"/>
        </w:rPr>
      </w:pPr>
      <w:ins w:id="48" w:author="Unknown">
        <w:r w:rsidRPr="00D67A07">
          <w:rPr>
            <w:rFonts w:ascii="Times New Roman" w:eastAsia="Times New Roman" w:hAnsi="Times New Roman" w:cs="Times New Roman"/>
            <w:b/>
            <w:bCs/>
            <w:sz w:val="27"/>
            <w:szCs w:val="27"/>
          </w:rPr>
          <w:t>Arrays &amp; String</w:t>
        </w:r>
      </w:ins>
    </w:p>
    <w:p w:rsidR="00D67A07" w:rsidRPr="00D67A07" w:rsidRDefault="00D67A07" w:rsidP="00D67A07">
      <w:pPr>
        <w:numPr>
          <w:ilvl w:val="0"/>
          <w:numId w:val="7"/>
        </w:numPr>
        <w:spacing w:before="100" w:beforeAutospacing="1" w:after="100" w:afterAutospacing="1" w:line="240" w:lineRule="auto"/>
        <w:rPr>
          <w:ins w:id="49" w:author="Unknown"/>
          <w:rFonts w:ascii="Times New Roman" w:eastAsia="Times New Roman" w:hAnsi="Times New Roman" w:cs="Times New Roman"/>
          <w:sz w:val="24"/>
          <w:szCs w:val="24"/>
        </w:rPr>
      </w:pPr>
      <w:ins w:id="50"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"https://www.programiz.com/cpp-programming/arrays"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C++ Arrays</w:t>
        </w:r>
        <w:r w:rsidRPr="00D67A07">
          <w:rPr>
            <w:rFonts w:ascii="Times New Roman" w:eastAsia="Times New Roman" w:hAnsi="Times New Roman" w:cs="Times New Roman"/>
            <w:sz w:val="24"/>
            <w:szCs w:val="24"/>
          </w:rPr>
          <w:fldChar w:fldCharType="end"/>
        </w:r>
      </w:ins>
    </w:p>
    <w:p w:rsidR="00D67A07" w:rsidRPr="00D67A07" w:rsidRDefault="00D67A07" w:rsidP="00D67A07">
      <w:pPr>
        <w:numPr>
          <w:ilvl w:val="0"/>
          <w:numId w:val="7"/>
        </w:numPr>
        <w:spacing w:before="100" w:beforeAutospacing="1" w:after="100" w:afterAutospacing="1" w:line="240" w:lineRule="auto"/>
        <w:rPr>
          <w:ins w:id="51" w:author="Unknown"/>
          <w:rFonts w:ascii="Times New Roman" w:eastAsia="Times New Roman" w:hAnsi="Times New Roman" w:cs="Times New Roman"/>
          <w:sz w:val="24"/>
          <w:szCs w:val="24"/>
        </w:rPr>
      </w:pPr>
      <w:ins w:id="52"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"https://www.programiz.com/cpp-programming/multidimensional-arrays"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Multidimensional Arrays</w:t>
        </w:r>
        <w:r w:rsidRPr="00D67A07">
          <w:rPr>
            <w:rFonts w:ascii="Times New Roman" w:eastAsia="Times New Roman" w:hAnsi="Times New Roman" w:cs="Times New Roman"/>
            <w:sz w:val="24"/>
            <w:szCs w:val="24"/>
          </w:rPr>
          <w:fldChar w:fldCharType="end"/>
        </w:r>
      </w:ins>
    </w:p>
    <w:p w:rsidR="00D67A07" w:rsidRPr="00D67A07" w:rsidRDefault="00D67A07" w:rsidP="00D67A07">
      <w:pPr>
        <w:numPr>
          <w:ilvl w:val="0"/>
          <w:numId w:val="7"/>
        </w:numPr>
        <w:spacing w:before="100" w:beforeAutospacing="1" w:after="100" w:afterAutospacing="1" w:line="240" w:lineRule="auto"/>
        <w:rPr>
          <w:ins w:id="53" w:author="Unknown"/>
          <w:rFonts w:ascii="Times New Roman" w:eastAsia="Times New Roman" w:hAnsi="Times New Roman" w:cs="Times New Roman"/>
          <w:sz w:val="24"/>
          <w:szCs w:val="24"/>
        </w:rPr>
      </w:pPr>
      <w:ins w:id="54"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"https://www.programiz.com/cpp-programming/passing-arrays-function" \o "Passing Array to Function in C++"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Function and Array</w:t>
        </w:r>
        <w:r w:rsidRPr="00D67A07">
          <w:rPr>
            <w:rFonts w:ascii="Times New Roman" w:eastAsia="Times New Roman" w:hAnsi="Times New Roman" w:cs="Times New Roman"/>
            <w:sz w:val="24"/>
            <w:szCs w:val="24"/>
          </w:rPr>
          <w:fldChar w:fldCharType="end"/>
        </w:r>
      </w:ins>
    </w:p>
    <w:p w:rsidR="00D67A07" w:rsidRPr="00D67A07" w:rsidRDefault="00D67A07" w:rsidP="00D67A07">
      <w:pPr>
        <w:numPr>
          <w:ilvl w:val="0"/>
          <w:numId w:val="7"/>
        </w:numPr>
        <w:spacing w:before="100" w:beforeAutospacing="1" w:after="100" w:afterAutospacing="1" w:line="240" w:lineRule="auto"/>
        <w:rPr>
          <w:ins w:id="55" w:author="Unknown"/>
          <w:rFonts w:ascii="Times New Roman" w:eastAsia="Times New Roman" w:hAnsi="Times New Roman" w:cs="Times New Roman"/>
          <w:sz w:val="24"/>
          <w:szCs w:val="24"/>
        </w:rPr>
      </w:pPr>
      <w:ins w:id="56"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"https://www.programiz.com/cpp-programming/strings" \o "C++ Strings"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C++ String</w:t>
        </w:r>
        <w:r w:rsidRPr="00D67A07">
          <w:rPr>
            <w:rFonts w:ascii="Times New Roman" w:eastAsia="Times New Roman" w:hAnsi="Times New Roman" w:cs="Times New Roman"/>
            <w:sz w:val="24"/>
            <w:szCs w:val="24"/>
          </w:rPr>
          <w:fldChar w:fldCharType="end"/>
        </w:r>
      </w:ins>
    </w:p>
    <w:p w:rsidR="00D67A07" w:rsidRPr="00D67A07" w:rsidRDefault="00D67A07" w:rsidP="00D67A07">
      <w:pPr>
        <w:spacing w:before="100" w:beforeAutospacing="1" w:after="100" w:afterAutospacing="1" w:line="240" w:lineRule="auto"/>
        <w:outlineLvl w:val="2"/>
        <w:rPr>
          <w:ins w:id="57" w:author="Unknown"/>
          <w:rFonts w:ascii="Times New Roman" w:eastAsia="Times New Roman" w:hAnsi="Times New Roman" w:cs="Times New Roman"/>
          <w:b/>
          <w:bCs/>
          <w:sz w:val="27"/>
          <w:szCs w:val="27"/>
        </w:rPr>
      </w:pPr>
      <w:ins w:id="58" w:author="Unknown">
        <w:r w:rsidRPr="00D67A07">
          <w:rPr>
            <w:rFonts w:ascii="Times New Roman" w:eastAsia="Times New Roman" w:hAnsi="Times New Roman" w:cs="Times New Roman"/>
            <w:b/>
            <w:bCs/>
            <w:sz w:val="27"/>
            <w:szCs w:val="27"/>
          </w:rPr>
          <w:t>Object &amp; Class</w:t>
        </w:r>
      </w:ins>
    </w:p>
    <w:p w:rsidR="00D67A07" w:rsidRPr="00D67A07" w:rsidRDefault="00D67A07" w:rsidP="00D67A07">
      <w:pPr>
        <w:numPr>
          <w:ilvl w:val="0"/>
          <w:numId w:val="8"/>
        </w:numPr>
        <w:spacing w:before="100" w:beforeAutospacing="1" w:after="100" w:afterAutospacing="1" w:line="240" w:lineRule="auto"/>
        <w:rPr>
          <w:ins w:id="59" w:author="Unknown"/>
          <w:rFonts w:ascii="Times New Roman" w:eastAsia="Times New Roman" w:hAnsi="Times New Roman" w:cs="Times New Roman"/>
          <w:sz w:val="24"/>
          <w:szCs w:val="24"/>
        </w:rPr>
      </w:pPr>
      <w:ins w:id="60"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"https://www.programiz.com/cpp-programming/object-class" \o "C++ Objects and Class"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Objects and Class</w:t>
        </w:r>
        <w:r w:rsidRPr="00D67A07">
          <w:rPr>
            <w:rFonts w:ascii="Times New Roman" w:eastAsia="Times New Roman" w:hAnsi="Times New Roman" w:cs="Times New Roman"/>
            <w:sz w:val="24"/>
            <w:szCs w:val="24"/>
          </w:rPr>
          <w:fldChar w:fldCharType="end"/>
        </w:r>
      </w:ins>
    </w:p>
    <w:p w:rsidR="00D67A07" w:rsidRPr="00D67A07" w:rsidRDefault="00D67A07" w:rsidP="00D67A07">
      <w:pPr>
        <w:numPr>
          <w:ilvl w:val="0"/>
          <w:numId w:val="8"/>
        </w:numPr>
        <w:spacing w:before="100" w:beforeAutospacing="1" w:after="100" w:afterAutospacing="1" w:line="240" w:lineRule="auto"/>
        <w:rPr>
          <w:ins w:id="61" w:author="Unknown"/>
          <w:rFonts w:ascii="Times New Roman" w:eastAsia="Times New Roman" w:hAnsi="Times New Roman" w:cs="Times New Roman"/>
          <w:sz w:val="24"/>
          <w:szCs w:val="24"/>
        </w:rPr>
      </w:pPr>
      <w:ins w:id="62"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"https://www.programiz.com/cpp-programming/constructors" \o "C++ Constructors"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C++ Constructors</w:t>
        </w:r>
        <w:r w:rsidRPr="00D67A07">
          <w:rPr>
            <w:rFonts w:ascii="Times New Roman" w:eastAsia="Times New Roman" w:hAnsi="Times New Roman" w:cs="Times New Roman"/>
            <w:sz w:val="24"/>
            <w:szCs w:val="24"/>
          </w:rPr>
          <w:fldChar w:fldCharType="end"/>
        </w:r>
      </w:ins>
    </w:p>
    <w:p w:rsidR="00D67A07" w:rsidRPr="00D67A07" w:rsidRDefault="00D67A07" w:rsidP="00D67A07">
      <w:pPr>
        <w:numPr>
          <w:ilvl w:val="0"/>
          <w:numId w:val="8"/>
        </w:numPr>
        <w:spacing w:before="100" w:beforeAutospacing="1" w:after="100" w:afterAutospacing="1" w:line="240" w:lineRule="auto"/>
        <w:rPr>
          <w:ins w:id="63" w:author="Unknown"/>
          <w:rFonts w:ascii="Times New Roman" w:eastAsia="Times New Roman" w:hAnsi="Times New Roman" w:cs="Times New Roman"/>
          <w:sz w:val="24"/>
          <w:szCs w:val="24"/>
        </w:rPr>
      </w:pPr>
      <w:ins w:id="64"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"https://www.programiz.com/cpp-programming/pass-return-object-function"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Objects &amp; Function</w:t>
        </w:r>
        <w:r w:rsidRPr="00D67A07">
          <w:rPr>
            <w:rFonts w:ascii="Times New Roman" w:eastAsia="Times New Roman" w:hAnsi="Times New Roman" w:cs="Times New Roman"/>
            <w:sz w:val="24"/>
            <w:szCs w:val="24"/>
          </w:rPr>
          <w:fldChar w:fldCharType="end"/>
        </w:r>
      </w:ins>
    </w:p>
    <w:p w:rsidR="00D67A07" w:rsidRPr="00D67A07" w:rsidRDefault="00D67A07" w:rsidP="00D67A07">
      <w:pPr>
        <w:numPr>
          <w:ilvl w:val="0"/>
          <w:numId w:val="8"/>
        </w:numPr>
        <w:spacing w:before="100" w:beforeAutospacing="1" w:after="100" w:afterAutospacing="1" w:line="240" w:lineRule="auto"/>
        <w:rPr>
          <w:ins w:id="65" w:author="Unknown"/>
          <w:rFonts w:ascii="Times New Roman" w:eastAsia="Times New Roman" w:hAnsi="Times New Roman" w:cs="Times New Roman"/>
          <w:sz w:val="24"/>
          <w:szCs w:val="24"/>
        </w:rPr>
      </w:pPr>
      <w:ins w:id="66"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"https://www.programiz.com/cpp-programming/operator-overloading" \o "C++ Programming Operator Overloading"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Operator Overloading</w:t>
        </w:r>
        <w:r w:rsidRPr="00D67A07">
          <w:rPr>
            <w:rFonts w:ascii="Times New Roman" w:eastAsia="Times New Roman" w:hAnsi="Times New Roman" w:cs="Times New Roman"/>
            <w:sz w:val="24"/>
            <w:szCs w:val="24"/>
          </w:rPr>
          <w:fldChar w:fldCharType="end"/>
        </w:r>
      </w:ins>
    </w:p>
    <w:p w:rsidR="00D67A07" w:rsidRPr="00D67A07" w:rsidRDefault="00D67A07" w:rsidP="00D67A07">
      <w:pPr>
        <w:spacing w:before="100" w:beforeAutospacing="1" w:after="100" w:afterAutospacing="1" w:line="240" w:lineRule="auto"/>
        <w:outlineLvl w:val="2"/>
        <w:rPr>
          <w:ins w:id="67" w:author="Unknown"/>
          <w:rFonts w:ascii="Times New Roman" w:eastAsia="Times New Roman" w:hAnsi="Times New Roman" w:cs="Times New Roman"/>
          <w:b/>
          <w:bCs/>
          <w:sz w:val="27"/>
          <w:szCs w:val="27"/>
        </w:rPr>
      </w:pPr>
      <w:ins w:id="68" w:author="Unknown">
        <w:r w:rsidRPr="00D67A07">
          <w:rPr>
            <w:rFonts w:ascii="Times New Roman" w:eastAsia="Times New Roman" w:hAnsi="Times New Roman" w:cs="Times New Roman"/>
            <w:b/>
            <w:bCs/>
            <w:sz w:val="27"/>
            <w:szCs w:val="27"/>
          </w:rPr>
          <w:t>Inheritance</w:t>
        </w:r>
      </w:ins>
    </w:p>
    <w:p w:rsidR="00D67A07" w:rsidRPr="00D67A07" w:rsidRDefault="00D67A07" w:rsidP="00D67A07">
      <w:pPr>
        <w:numPr>
          <w:ilvl w:val="0"/>
          <w:numId w:val="9"/>
        </w:numPr>
        <w:spacing w:before="100" w:beforeAutospacing="1" w:after="100" w:afterAutospacing="1" w:line="240" w:lineRule="auto"/>
        <w:rPr>
          <w:ins w:id="69" w:author="Unknown"/>
          <w:rFonts w:ascii="Times New Roman" w:eastAsia="Times New Roman" w:hAnsi="Times New Roman" w:cs="Times New Roman"/>
          <w:sz w:val="24"/>
          <w:szCs w:val="24"/>
        </w:rPr>
      </w:pPr>
      <w:ins w:id="70"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"https://www.programiz.com/cpp-programming/inheritance" \o "C++ Programming Inheritance"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C++ Inheritance</w:t>
        </w:r>
        <w:r w:rsidRPr="00D67A07">
          <w:rPr>
            <w:rFonts w:ascii="Times New Roman" w:eastAsia="Times New Roman" w:hAnsi="Times New Roman" w:cs="Times New Roman"/>
            <w:sz w:val="24"/>
            <w:szCs w:val="24"/>
          </w:rPr>
          <w:fldChar w:fldCharType="end"/>
        </w:r>
      </w:ins>
    </w:p>
    <w:p w:rsidR="00D67A07" w:rsidRPr="00D67A07" w:rsidRDefault="00D67A07" w:rsidP="00D67A07">
      <w:pPr>
        <w:numPr>
          <w:ilvl w:val="0"/>
          <w:numId w:val="9"/>
        </w:numPr>
        <w:spacing w:before="100" w:beforeAutospacing="1" w:after="100" w:afterAutospacing="1" w:line="240" w:lineRule="auto"/>
        <w:rPr>
          <w:ins w:id="71" w:author="Unknown"/>
          <w:rFonts w:ascii="Times New Roman" w:eastAsia="Times New Roman" w:hAnsi="Times New Roman" w:cs="Times New Roman"/>
          <w:sz w:val="24"/>
          <w:szCs w:val="24"/>
        </w:rPr>
      </w:pPr>
      <w:ins w:id="72"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"https://www.programiz.com/cpp-programming/function-overriding" \o "Function Overriding in C++ Programming"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Function Overriding</w:t>
        </w:r>
        <w:r w:rsidRPr="00D67A07">
          <w:rPr>
            <w:rFonts w:ascii="Times New Roman" w:eastAsia="Times New Roman" w:hAnsi="Times New Roman" w:cs="Times New Roman"/>
            <w:sz w:val="24"/>
            <w:szCs w:val="24"/>
          </w:rPr>
          <w:fldChar w:fldCharType="end"/>
        </w:r>
      </w:ins>
    </w:p>
    <w:p w:rsidR="00D67A07" w:rsidRPr="00D67A07" w:rsidRDefault="00D67A07" w:rsidP="00D67A07">
      <w:pPr>
        <w:numPr>
          <w:ilvl w:val="0"/>
          <w:numId w:val="9"/>
        </w:numPr>
        <w:spacing w:before="100" w:beforeAutospacing="1" w:after="100" w:afterAutospacing="1" w:line="240" w:lineRule="auto"/>
        <w:rPr>
          <w:ins w:id="73" w:author="Unknown"/>
          <w:rFonts w:ascii="Times New Roman" w:eastAsia="Times New Roman" w:hAnsi="Times New Roman" w:cs="Times New Roman"/>
          <w:sz w:val="24"/>
          <w:szCs w:val="24"/>
        </w:rPr>
      </w:pPr>
      <w:ins w:id="74"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"https://www.programiz.com/cpp-programming/multilevel-multiple-inheritance" \o "Multiple &amp; Multilevel Inheritance"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Multilevel Inheritance</w:t>
        </w:r>
        <w:r w:rsidRPr="00D67A07">
          <w:rPr>
            <w:rFonts w:ascii="Times New Roman" w:eastAsia="Times New Roman" w:hAnsi="Times New Roman" w:cs="Times New Roman"/>
            <w:sz w:val="24"/>
            <w:szCs w:val="24"/>
          </w:rPr>
          <w:fldChar w:fldCharType="end"/>
        </w:r>
      </w:ins>
    </w:p>
    <w:p w:rsidR="00D67A07" w:rsidRPr="00D67A07" w:rsidRDefault="00D67A07" w:rsidP="00D67A07">
      <w:pPr>
        <w:numPr>
          <w:ilvl w:val="0"/>
          <w:numId w:val="9"/>
        </w:numPr>
        <w:spacing w:before="100" w:beforeAutospacing="1" w:after="100" w:afterAutospacing="1" w:line="240" w:lineRule="auto"/>
        <w:rPr>
          <w:ins w:id="75" w:author="Unknown"/>
          <w:rFonts w:ascii="Times New Roman" w:eastAsia="Times New Roman" w:hAnsi="Times New Roman" w:cs="Times New Roman"/>
          <w:sz w:val="24"/>
          <w:szCs w:val="24"/>
        </w:rPr>
      </w:pPr>
      <w:ins w:id="76"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"https://www.programiz.com/cpp-programming/friend-function-class" \o "Friend Function and Friend Class in C++"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Friend Function</w:t>
        </w:r>
        <w:r w:rsidRPr="00D67A07">
          <w:rPr>
            <w:rFonts w:ascii="Times New Roman" w:eastAsia="Times New Roman" w:hAnsi="Times New Roman" w:cs="Times New Roman"/>
            <w:sz w:val="24"/>
            <w:szCs w:val="24"/>
          </w:rPr>
          <w:fldChar w:fldCharType="end"/>
        </w:r>
      </w:ins>
    </w:p>
    <w:p w:rsidR="00D67A07" w:rsidRPr="00D67A07" w:rsidRDefault="00D67A07" w:rsidP="00D67A07">
      <w:pPr>
        <w:numPr>
          <w:ilvl w:val="0"/>
          <w:numId w:val="9"/>
        </w:numPr>
        <w:spacing w:before="100" w:beforeAutospacing="1" w:after="100" w:afterAutospacing="1" w:line="240" w:lineRule="auto"/>
        <w:rPr>
          <w:ins w:id="77" w:author="Unknown"/>
          <w:rFonts w:ascii="Times New Roman" w:eastAsia="Times New Roman" w:hAnsi="Times New Roman" w:cs="Times New Roman"/>
          <w:sz w:val="24"/>
          <w:szCs w:val="24"/>
        </w:rPr>
      </w:pPr>
      <w:ins w:id="78"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"https://www.programiz.com/cpp-programming/virtual-functions" \o "C++ Virtual Function"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Virtual Function</w:t>
        </w:r>
        <w:r w:rsidRPr="00D67A07">
          <w:rPr>
            <w:rFonts w:ascii="Times New Roman" w:eastAsia="Times New Roman" w:hAnsi="Times New Roman" w:cs="Times New Roman"/>
            <w:sz w:val="24"/>
            <w:szCs w:val="24"/>
          </w:rPr>
          <w:fldChar w:fldCharType="end"/>
        </w:r>
      </w:ins>
    </w:p>
    <w:p w:rsidR="00D67A07" w:rsidRPr="00D67A07" w:rsidRDefault="00D67A07" w:rsidP="00D67A07">
      <w:pPr>
        <w:numPr>
          <w:ilvl w:val="0"/>
          <w:numId w:val="9"/>
        </w:numPr>
        <w:spacing w:before="100" w:beforeAutospacing="1" w:after="100" w:afterAutospacing="1" w:line="240" w:lineRule="auto"/>
        <w:rPr>
          <w:ins w:id="79" w:author="Unknown"/>
          <w:rFonts w:ascii="Times New Roman" w:eastAsia="Times New Roman" w:hAnsi="Times New Roman" w:cs="Times New Roman"/>
          <w:sz w:val="24"/>
          <w:szCs w:val="24"/>
        </w:rPr>
      </w:pPr>
      <w:ins w:id="80"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"https://www.programiz.com/cpp-programming/templates" \o "C++ Templates"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Templates</w:t>
        </w:r>
        <w:r w:rsidRPr="00D67A07">
          <w:rPr>
            <w:rFonts w:ascii="Times New Roman" w:eastAsia="Times New Roman" w:hAnsi="Times New Roman" w:cs="Times New Roman"/>
            <w:sz w:val="24"/>
            <w:szCs w:val="24"/>
          </w:rPr>
          <w:fldChar w:fldCharType="end"/>
        </w:r>
      </w:ins>
    </w:p>
    <w:p w:rsidR="00D67A07" w:rsidRPr="00D67A07" w:rsidRDefault="00D67A07" w:rsidP="00D67A07">
      <w:pPr>
        <w:spacing w:before="100" w:beforeAutospacing="1" w:after="100" w:afterAutospacing="1" w:line="240" w:lineRule="auto"/>
        <w:outlineLvl w:val="2"/>
        <w:rPr>
          <w:ins w:id="81" w:author="Unknown"/>
          <w:rFonts w:ascii="Times New Roman" w:eastAsia="Times New Roman" w:hAnsi="Times New Roman" w:cs="Times New Roman"/>
          <w:b/>
          <w:bCs/>
          <w:sz w:val="27"/>
          <w:szCs w:val="27"/>
        </w:rPr>
      </w:pPr>
      <w:ins w:id="82" w:author="Unknown">
        <w:r w:rsidRPr="00D67A07">
          <w:rPr>
            <w:rFonts w:ascii="Times New Roman" w:eastAsia="Times New Roman" w:hAnsi="Times New Roman" w:cs="Times New Roman"/>
            <w:b/>
            <w:bCs/>
            <w:sz w:val="27"/>
            <w:szCs w:val="27"/>
          </w:rPr>
          <w:lastRenderedPageBreak/>
          <w:t>Pointers</w:t>
        </w:r>
      </w:ins>
    </w:p>
    <w:p w:rsidR="00D67A07" w:rsidRPr="00D67A07" w:rsidRDefault="00D67A07" w:rsidP="00D67A07">
      <w:pPr>
        <w:numPr>
          <w:ilvl w:val="0"/>
          <w:numId w:val="10"/>
        </w:numPr>
        <w:spacing w:before="100" w:beforeAutospacing="1" w:after="100" w:afterAutospacing="1" w:line="240" w:lineRule="auto"/>
        <w:rPr>
          <w:ins w:id="83" w:author="Unknown"/>
          <w:rFonts w:ascii="Times New Roman" w:eastAsia="Times New Roman" w:hAnsi="Times New Roman" w:cs="Times New Roman"/>
          <w:sz w:val="24"/>
          <w:szCs w:val="24"/>
        </w:rPr>
      </w:pPr>
      <w:ins w:id="84"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"https://www.programiz.com/cpp-programming/pointers" \o "C++ Pointer"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C++ Pointer</w:t>
        </w:r>
        <w:r w:rsidRPr="00D67A07">
          <w:rPr>
            <w:rFonts w:ascii="Times New Roman" w:eastAsia="Times New Roman" w:hAnsi="Times New Roman" w:cs="Times New Roman"/>
            <w:sz w:val="24"/>
            <w:szCs w:val="24"/>
          </w:rPr>
          <w:fldChar w:fldCharType="end"/>
        </w:r>
      </w:ins>
    </w:p>
    <w:p w:rsidR="00D67A07" w:rsidRPr="00D67A07" w:rsidRDefault="00D67A07" w:rsidP="00D67A07">
      <w:pPr>
        <w:numPr>
          <w:ilvl w:val="0"/>
          <w:numId w:val="10"/>
        </w:numPr>
        <w:spacing w:before="100" w:beforeAutospacing="1" w:after="100" w:afterAutospacing="1" w:line="240" w:lineRule="auto"/>
        <w:rPr>
          <w:ins w:id="85" w:author="Unknown"/>
          <w:rFonts w:ascii="Times New Roman" w:eastAsia="Times New Roman" w:hAnsi="Times New Roman" w:cs="Times New Roman"/>
          <w:sz w:val="24"/>
          <w:szCs w:val="24"/>
        </w:rPr>
      </w:pPr>
      <w:ins w:id="86"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"https://www.programiz.com/cpp-programming/pointers-arrays" \o "Relation between Pointers and Arrays in C++"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Pointers and Arrays</w:t>
        </w:r>
        <w:r w:rsidRPr="00D67A07">
          <w:rPr>
            <w:rFonts w:ascii="Times New Roman" w:eastAsia="Times New Roman" w:hAnsi="Times New Roman" w:cs="Times New Roman"/>
            <w:sz w:val="24"/>
            <w:szCs w:val="24"/>
          </w:rPr>
          <w:fldChar w:fldCharType="end"/>
        </w:r>
      </w:ins>
    </w:p>
    <w:p w:rsidR="00D67A07" w:rsidRPr="00D67A07" w:rsidRDefault="00D67A07" w:rsidP="00D67A07">
      <w:pPr>
        <w:numPr>
          <w:ilvl w:val="0"/>
          <w:numId w:val="10"/>
        </w:numPr>
        <w:spacing w:before="100" w:beforeAutospacing="1" w:after="100" w:afterAutospacing="1" w:line="240" w:lineRule="auto"/>
        <w:rPr>
          <w:ins w:id="87" w:author="Unknown"/>
          <w:rFonts w:ascii="Times New Roman" w:eastAsia="Times New Roman" w:hAnsi="Times New Roman" w:cs="Times New Roman"/>
          <w:sz w:val="24"/>
          <w:szCs w:val="24"/>
        </w:rPr>
      </w:pPr>
      <w:ins w:id="88"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"https://www.programiz.com/cpp-programming/pointers-function" \o "C++ Pointers and Function"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Pointers and Functions</w:t>
        </w:r>
        <w:r w:rsidRPr="00D67A07">
          <w:rPr>
            <w:rFonts w:ascii="Times New Roman" w:eastAsia="Times New Roman" w:hAnsi="Times New Roman" w:cs="Times New Roman"/>
            <w:sz w:val="24"/>
            <w:szCs w:val="24"/>
          </w:rPr>
          <w:fldChar w:fldCharType="end"/>
        </w:r>
      </w:ins>
    </w:p>
    <w:p w:rsidR="00D67A07" w:rsidRPr="00D67A07" w:rsidRDefault="00D67A07" w:rsidP="00D67A07">
      <w:pPr>
        <w:numPr>
          <w:ilvl w:val="0"/>
          <w:numId w:val="10"/>
        </w:numPr>
        <w:spacing w:before="100" w:beforeAutospacing="1" w:after="100" w:afterAutospacing="1" w:line="240" w:lineRule="auto"/>
        <w:rPr>
          <w:ins w:id="89" w:author="Unknown"/>
          <w:rFonts w:ascii="Times New Roman" w:eastAsia="Times New Roman" w:hAnsi="Times New Roman" w:cs="Times New Roman"/>
          <w:sz w:val="24"/>
          <w:szCs w:val="24"/>
        </w:rPr>
      </w:pPr>
      <w:ins w:id="90"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"https://www.programiz.com/cpp-programming/memory-management" \o "Dynamic Memory Management in C++"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Memory Management</w:t>
        </w:r>
        <w:r w:rsidRPr="00D67A07">
          <w:rPr>
            <w:rFonts w:ascii="Times New Roman" w:eastAsia="Times New Roman" w:hAnsi="Times New Roman" w:cs="Times New Roman"/>
            <w:sz w:val="24"/>
            <w:szCs w:val="24"/>
          </w:rPr>
          <w:fldChar w:fldCharType="end"/>
        </w:r>
      </w:ins>
    </w:p>
    <w:p w:rsidR="00D67A07" w:rsidRPr="00D67A07" w:rsidRDefault="00D67A07" w:rsidP="00D67A07">
      <w:pPr>
        <w:spacing w:before="100" w:beforeAutospacing="1" w:after="100" w:afterAutospacing="1" w:line="240" w:lineRule="auto"/>
        <w:outlineLvl w:val="1"/>
        <w:rPr>
          <w:ins w:id="91" w:author="Unknown"/>
          <w:rFonts w:ascii="Times New Roman" w:eastAsia="Times New Roman" w:hAnsi="Times New Roman" w:cs="Times New Roman"/>
          <w:b/>
          <w:bCs/>
          <w:sz w:val="36"/>
          <w:szCs w:val="36"/>
        </w:rPr>
      </w:pPr>
      <w:ins w:id="92" w:author="Unknown">
        <w:r w:rsidRPr="00D67A07">
          <w:rPr>
            <w:rFonts w:ascii="Times New Roman" w:eastAsia="Times New Roman" w:hAnsi="Times New Roman" w:cs="Times New Roman"/>
            <w:b/>
            <w:bCs/>
            <w:sz w:val="36"/>
            <w:szCs w:val="36"/>
          </w:rPr>
          <w:t xml:space="preserve">What is C++ (programming language)? </w:t>
        </w:r>
      </w:ins>
    </w:p>
    <w:p w:rsidR="00D67A07" w:rsidRPr="00D67A07" w:rsidRDefault="00D67A07" w:rsidP="00D67A07">
      <w:pPr>
        <w:spacing w:before="100" w:beforeAutospacing="1" w:after="100" w:afterAutospacing="1" w:line="240" w:lineRule="auto"/>
        <w:rPr>
          <w:ins w:id="93" w:author="Unknown"/>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857250" cy="857250"/>
            <wp:effectExtent l="19050" t="0" r="0" b="0"/>
            <wp:docPr id="3" name="Picture 3" descr="https://www.programiz.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programiz.com/"/>
                    <pic:cNvPicPr>
                      <a:picLocks noChangeAspect="1" noChangeArrowheads="1"/>
                    </pic:cNvPicPr>
                  </pic:nvPicPr>
                  <pic:blipFill>
                    <a:blip r:embed="rId27"/>
                    <a:srcRect/>
                    <a:stretch>
                      <a:fillRect/>
                    </a:stretch>
                  </pic:blipFill>
                  <pic:spPr bwMode="auto">
                    <a:xfrm>
                      <a:off x="0" y="0"/>
                      <a:ext cx="857250" cy="857250"/>
                    </a:xfrm>
                    <a:prstGeom prst="rect">
                      <a:avLst/>
                    </a:prstGeom>
                    <a:noFill/>
                    <a:ln w="9525">
                      <a:noFill/>
                      <a:miter lim="800000"/>
                      <a:headEnd/>
                      <a:tailEnd/>
                    </a:ln>
                  </pic:spPr>
                </pic:pic>
              </a:graphicData>
            </a:graphic>
          </wp:inline>
        </w:drawing>
      </w:r>
    </w:p>
    <w:p w:rsidR="00D67A07" w:rsidRPr="00D67A07" w:rsidRDefault="00D67A07" w:rsidP="00D67A07">
      <w:pPr>
        <w:spacing w:before="100" w:beforeAutospacing="1" w:after="100" w:afterAutospacing="1" w:line="240" w:lineRule="auto"/>
        <w:rPr>
          <w:ins w:id="94" w:author="Unknown"/>
          <w:rFonts w:ascii="Times New Roman" w:eastAsia="Times New Roman" w:hAnsi="Times New Roman" w:cs="Times New Roman"/>
          <w:sz w:val="24"/>
          <w:szCs w:val="24"/>
        </w:rPr>
      </w:pPr>
      <w:ins w:id="95" w:author="Unknown">
        <w:r w:rsidRPr="00D67A07">
          <w:rPr>
            <w:rFonts w:ascii="Times New Roman" w:eastAsia="Times New Roman" w:hAnsi="Times New Roman" w:cs="Times New Roman"/>
            <w:sz w:val="24"/>
            <w:szCs w:val="24"/>
          </w:rPr>
          <w:t>“C++ is a statically-typed, free-form, (usually) compiled, multi-paradigm, intermediate-level general-purpose middle-level programming language.”</w:t>
        </w:r>
      </w:ins>
    </w:p>
    <w:p w:rsidR="00D67A07" w:rsidRPr="00D67A07" w:rsidRDefault="00D67A07" w:rsidP="00D67A07">
      <w:pPr>
        <w:spacing w:before="100" w:beforeAutospacing="1" w:after="100" w:afterAutospacing="1" w:line="240" w:lineRule="auto"/>
        <w:rPr>
          <w:ins w:id="96" w:author="Unknown"/>
          <w:rFonts w:ascii="Times New Roman" w:eastAsia="Times New Roman" w:hAnsi="Times New Roman" w:cs="Times New Roman"/>
          <w:sz w:val="24"/>
          <w:szCs w:val="24"/>
        </w:rPr>
      </w:pPr>
      <w:ins w:id="97" w:author="Unknown">
        <w:r w:rsidRPr="00D67A07">
          <w:rPr>
            <w:rFonts w:ascii="Times New Roman" w:eastAsia="Times New Roman" w:hAnsi="Times New Roman" w:cs="Times New Roman"/>
            <w:sz w:val="24"/>
            <w:szCs w:val="24"/>
          </w:rPr>
          <w:t xml:space="preserve">In simple terms, C++ is a sophisticated, efficient and a general-purpose programming language based on C. It was developed by </w:t>
        </w:r>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"http://www.stroustrup.com/" \o "Bjarne Stroustrup" </w:instrText>
        </w:r>
        <w:r w:rsidRPr="00D67A07">
          <w:rPr>
            <w:rFonts w:ascii="Times New Roman" w:eastAsia="Times New Roman" w:hAnsi="Times New Roman" w:cs="Times New Roman"/>
            <w:sz w:val="24"/>
            <w:szCs w:val="24"/>
          </w:rPr>
          <w:fldChar w:fldCharType="separate"/>
        </w:r>
        <w:proofErr w:type="spellStart"/>
        <w:r w:rsidRPr="00D67A07">
          <w:rPr>
            <w:rFonts w:ascii="Times New Roman" w:eastAsia="Times New Roman" w:hAnsi="Times New Roman" w:cs="Times New Roman"/>
            <w:color w:val="0000FF"/>
            <w:sz w:val="24"/>
            <w:szCs w:val="24"/>
            <w:u w:val="single"/>
          </w:rPr>
          <w:t>Bjarne</w:t>
        </w:r>
        <w:proofErr w:type="spellEnd"/>
        <w:r w:rsidRPr="00D67A07">
          <w:rPr>
            <w:rFonts w:ascii="Times New Roman" w:eastAsia="Times New Roman" w:hAnsi="Times New Roman" w:cs="Times New Roman"/>
            <w:color w:val="0000FF"/>
            <w:sz w:val="24"/>
            <w:szCs w:val="24"/>
            <w:u w:val="single"/>
          </w:rPr>
          <w:t xml:space="preserve"> </w:t>
        </w:r>
        <w:proofErr w:type="spellStart"/>
        <w:r w:rsidRPr="00D67A07">
          <w:rPr>
            <w:rFonts w:ascii="Times New Roman" w:eastAsia="Times New Roman" w:hAnsi="Times New Roman" w:cs="Times New Roman"/>
            <w:color w:val="0000FF"/>
            <w:sz w:val="24"/>
            <w:szCs w:val="24"/>
            <w:u w:val="single"/>
          </w:rPr>
          <w:t>Stroustrup</w:t>
        </w:r>
        <w:proofErr w:type="spellEnd"/>
        <w:r w:rsidRPr="00D67A07">
          <w:rPr>
            <w:rFonts w:ascii="Times New Roman" w:eastAsia="Times New Roman" w:hAnsi="Times New Roman" w:cs="Times New Roman"/>
            <w:sz w:val="24"/>
            <w:szCs w:val="24"/>
          </w:rPr>
          <w:fldChar w:fldCharType="end"/>
        </w:r>
        <w:r w:rsidRPr="00D67A07">
          <w:rPr>
            <w:rFonts w:ascii="Times New Roman" w:eastAsia="Times New Roman" w:hAnsi="Times New Roman" w:cs="Times New Roman"/>
            <w:sz w:val="24"/>
            <w:szCs w:val="24"/>
          </w:rPr>
          <w:t xml:space="preserve"> in 1979.</w:t>
        </w:r>
      </w:ins>
    </w:p>
    <w:p w:rsidR="00D67A07" w:rsidRPr="00D67A07" w:rsidRDefault="00D67A07" w:rsidP="00D67A07">
      <w:pPr>
        <w:spacing w:before="100" w:beforeAutospacing="1" w:after="100" w:afterAutospacing="1" w:line="240" w:lineRule="auto"/>
        <w:rPr>
          <w:ins w:id="98" w:author="Unknown"/>
          <w:rFonts w:ascii="Times New Roman" w:eastAsia="Times New Roman" w:hAnsi="Times New Roman" w:cs="Times New Roman"/>
          <w:sz w:val="24"/>
          <w:szCs w:val="24"/>
        </w:rPr>
      </w:pPr>
      <w:ins w:id="99" w:author="Unknown">
        <w:r w:rsidRPr="00D67A07">
          <w:rPr>
            <w:rFonts w:ascii="Times New Roman" w:eastAsia="Times New Roman" w:hAnsi="Times New Roman" w:cs="Times New Roman"/>
            <w:sz w:val="24"/>
            <w:szCs w:val="24"/>
          </w:rPr>
          <w:t>Many of today’s operating systems, system drivers, browsers and games use C++ as their core language. This makes C++ one of the most popular languages today.</w:t>
        </w:r>
      </w:ins>
    </w:p>
    <w:p w:rsidR="00D67A07" w:rsidRPr="00D67A07" w:rsidRDefault="00D67A07" w:rsidP="00D67A07">
      <w:pPr>
        <w:spacing w:before="100" w:beforeAutospacing="1" w:after="100" w:afterAutospacing="1" w:line="240" w:lineRule="auto"/>
        <w:rPr>
          <w:ins w:id="100" w:author="Unknown"/>
          <w:rFonts w:ascii="Times New Roman" w:eastAsia="Times New Roman" w:hAnsi="Times New Roman" w:cs="Times New Roman"/>
          <w:sz w:val="24"/>
          <w:szCs w:val="24"/>
        </w:rPr>
      </w:pPr>
      <w:ins w:id="101" w:author="Unknown">
        <w:r w:rsidRPr="00D67A07">
          <w:rPr>
            <w:rFonts w:ascii="Times New Roman" w:eastAsia="Times New Roman" w:hAnsi="Times New Roman" w:cs="Times New Roman"/>
            <w:sz w:val="24"/>
            <w:szCs w:val="24"/>
          </w:rPr>
          <w:t xml:space="preserve">Since it is an enhanced/extended version of </w:t>
        </w:r>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"http://www.programiz.com/c-programming" \o "c-programming"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C programming</w:t>
        </w:r>
        <w:r w:rsidRPr="00D67A07">
          <w:rPr>
            <w:rFonts w:ascii="Times New Roman" w:eastAsia="Times New Roman" w:hAnsi="Times New Roman" w:cs="Times New Roman"/>
            <w:sz w:val="24"/>
            <w:szCs w:val="24"/>
          </w:rPr>
          <w:fldChar w:fldCharType="end"/>
        </w:r>
        <w:r w:rsidRPr="00D67A07">
          <w:rPr>
            <w:rFonts w:ascii="Times New Roman" w:eastAsia="Times New Roman" w:hAnsi="Times New Roman" w:cs="Times New Roman"/>
            <w:sz w:val="24"/>
            <w:szCs w:val="24"/>
          </w:rPr>
          <w:t> language, C and C++ are often denoted together as C/C++.</w:t>
        </w:r>
      </w:ins>
    </w:p>
    <w:p w:rsidR="00D67A07" w:rsidRPr="00D67A07" w:rsidRDefault="00D67A07" w:rsidP="00D67A07">
      <w:pPr>
        <w:spacing w:before="100" w:beforeAutospacing="1" w:after="100" w:afterAutospacing="1" w:line="240" w:lineRule="auto"/>
        <w:outlineLvl w:val="2"/>
        <w:rPr>
          <w:ins w:id="102" w:author="Unknown"/>
          <w:rFonts w:ascii="Times New Roman" w:eastAsia="Times New Roman" w:hAnsi="Times New Roman" w:cs="Times New Roman"/>
          <w:b/>
          <w:bCs/>
          <w:sz w:val="27"/>
          <w:szCs w:val="27"/>
        </w:rPr>
      </w:pPr>
      <w:ins w:id="103" w:author="Unknown">
        <w:r w:rsidRPr="00D67A07">
          <w:rPr>
            <w:rFonts w:ascii="Times New Roman" w:eastAsia="Times New Roman" w:hAnsi="Times New Roman" w:cs="Times New Roman"/>
            <w:b/>
            <w:bCs/>
            <w:sz w:val="27"/>
            <w:szCs w:val="27"/>
          </w:rPr>
          <w:t>History of C++</w:t>
        </w:r>
      </w:ins>
    </w:p>
    <w:p w:rsidR="00D67A07" w:rsidRPr="00D67A07" w:rsidRDefault="00D67A07" w:rsidP="00D67A07">
      <w:pPr>
        <w:spacing w:before="100" w:beforeAutospacing="1" w:after="100" w:afterAutospacing="1" w:line="240" w:lineRule="auto"/>
        <w:outlineLvl w:val="2"/>
        <w:rPr>
          <w:ins w:id="104" w:author="Unknown"/>
          <w:rFonts w:ascii="Times New Roman" w:eastAsia="Times New Roman" w:hAnsi="Times New Roman" w:cs="Times New Roman"/>
          <w:b/>
          <w:bCs/>
          <w:sz w:val="27"/>
          <w:szCs w:val="27"/>
        </w:rPr>
      </w:pPr>
      <w:ins w:id="105" w:author="Unknown">
        <w:r w:rsidRPr="00D67A07">
          <w:rPr>
            <w:rFonts w:ascii="Times New Roman" w:eastAsia="Times New Roman" w:hAnsi="Times New Roman" w:cs="Times New Roman"/>
            <w:b/>
            <w:bCs/>
            <w:sz w:val="27"/>
            <w:szCs w:val="27"/>
          </w:rPr>
          <w:t>Features of C++</w:t>
        </w:r>
      </w:ins>
    </w:p>
    <w:p w:rsidR="00D67A07" w:rsidRPr="00D67A07" w:rsidRDefault="00D67A07" w:rsidP="00D67A07">
      <w:pPr>
        <w:spacing w:before="100" w:beforeAutospacing="1" w:after="100" w:afterAutospacing="1" w:line="240" w:lineRule="auto"/>
        <w:outlineLvl w:val="1"/>
        <w:rPr>
          <w:ins w:id="106" w:author="Unknown"/>
          <w:rFonts w:ascii="Times New Roman" w:eastAsia="Times New Roman" w:hAnsi="Times New Roman" w:cs="Times New Roman"/>
          <w:b/>
          <w:bCs/>
          <w:sz w:val="36"/>
          <w:szCs w:val="36"/>
        </w:rPr>
      </w:pPr>
      <w:ins w:id="107" w:author="Unknown">
        <w:r w:rsidRPr="00D67A07">
          <w:rPr>
            <w:rFonts w:ascii="Times New Roman" w:eastAsia="Times New Roman" w:hAnsi="Times New Roman" w:cs="Times New Roman"/>
            <w:b/>
            <w:bCs/>
            <w:sz w:val="36"/>
            <w:szCs w:val="36"/>
          </w:rPr>
          <w:t xml:space="preserve">5 Reasons </w:t>
        </w:r>
        <w:proofErr w:type="gramStart"/>
        <w:r w:rsidRPr="00D67A07">
          <w:rPr>
            <w:rFonts w:ascii="Times New Roman" w:eastAsia="Times New Roman" w:hAnsi="Times New Roman" w:cs="Times New Roman"/>
            <w:b/>
            <w:bCs/>
            <w:sz w:val="36"/>
            <w:szCs w:val="36"/>
          </w:rPr>
          <w:t>Why</w:t>
        </w:r>
        <w:proofErr w:type="gramEnd"/>
        <w:r w:rsidRPr="00D67A07">
          <w:rPr>
            <w:rFonts w:ascii="Times New Roman" w:eastAsia="Times New Roman" w:hAnsi="Times New Roman" w:cs="Times New Roman"/>
            <w:b/>
            <w:bCs/>
            <w:sz w:val="36"/>
            <w:szCs w:val="36"/>
          </w:rPr>
          <w:t xml:space="preserve"> you should learn C++? </w:t>
        </w:r>
      </w:ins>
    </w:p>
    <w:p w:rsidR="00D67A07" w:rsidRPr="00D67A07" w:rsidRDefault="00D67A07" w:rsidP="00D67A07">
      <w:pPr>
        <w:spacing w:before="100" w:beforeAutospacing="1" w:after="100" w:afterAutospacing="1" w:line="240" w:lineRule="auto"/>
        <w:rPr>
          <w:ins w:id="108" w:author="Unknown"/>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866775" cy="866775"/>
            <wp:effectExtent l="19050" t="0" r="9525" b="0"/>
            <wp:docPr id="4" name="Picture 4" descr="https://www.programiz.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programiz.com/"/>
                    <pic:cNvPicPr>
                      <a:picLocks noChangeAspect="1" noChangeArrowheads="1"/>
                    </pic:cNvPicPr>
                  </pic:nvPicPr>
                  <pic:blipFill>
                    <a:blip r:embed="rId28"/>
                    <a:srcRect/>
                    <a:stretch>
                      <a:fillRect/>
                    </a:stretch>
                  </pic:blipFill>
                  <pic:spPr bwMode="auto">
                    <a:xfrm>
                      <a:off x="0" y="0"/>
                      <a:ext cx="866775" cy="866775"/>
                    </a:xfrm>
                    <a:prstGeom prst="rect">
                      <a:avLst/>
                    </a:prstGeom>
                    <a:noFill/>
                    <a:ln w="9525">
                      <a:noFill/>
                      <a:miter lim="800000"/>
                      <a:headEnd/>
                      <a:tailEnd/>
                    </a:ln>
                  </pic:spPr>
                </pic:pic>
              </a:graphicData>
            </a:graphic>
          </wp:inline>
        </w:drawing>
      </w:r>
    </w:p>
    <w:p w:rsidR="00D67A07" w:rsidRPr="00D67A07" w:rsidRDefault="00D67A07" w:rsidP="00D67A07">
      <w:pPr>
        <w:spacing w:before="100" w:beforeAutospacing="1" w:after="100" w:afterAutospacing="1" w:line="240" w:lineRule="auto"/>
        <w:rPr>
          <w:ins w:id="109" w:author="Unknown"/>
          <w:rFonts w:ascii="Times New Roman" w:eastAsia="Times New Roman" w:hAnsi="Times New Roman" w:cs="Times New Roman"/>
          <w:sz w:val="24"/>
          <w:szCs w:val="24"/>
        </w:rPr>
      </w:pPr>
      <w:ins w:id="110" w:author="Unknown">
        <w:r w:rsidRPr="00D67A07">
          <w:rPr>
            <w:rFonts w:ascii="Times New Roman" w:eastAsia="Times New Roman" w:hAnsi="Times New Roman" w:cs="Times New Roman"/>
            <w:sz w:val="24"/>
            <w:szCs w:val="24"/>
          </w:rPr>
          <w:t>This is one of those questions you need to ask before starting any programming language. It helps you understand the scope of the language, the real world usability and how far you can get with it in terms of support. Here are top 5 reasons you should learn C++.</w:t>
        </w:r>
      </w:ins>
    </w:p>
    <w:p w:rsidR="00D67A07" w:rsidRPr="00D67A07" w:rsidRDefault="00D67A07" w:rsidP="00D67A07">
      <w:pPr>
        <w:numPr>
          <w:ilvl w:val="0"/>
          <w:numId w:val="11"/>
        </w:numPr>
        <w:spacing w:before="100" w:beforeAutospacing="1" w:after="100" w:afterAutospacing="1" w:line="240" w:lineRule="auto"/>
        <w:rPr>
          <w:ins w:id="111" w:author="Unknown"/>
          <w:rFonts w:ascii="Times New Roman" w:eastAsia="Times New Roman" w:hAnsi="Times New Roman" w:cs="Times New Roman"/>
          <w:sz w:val="24"/>
          <w:szCs w:val="24"/>
        </w:rPr>
      </w:pPr>
      <w:ins w:id="112" w:author="Unknown">
        <w:r w:rsidRPr="00D67A07">
          <w:rPr>
            <w:rFonts w:ascii="Times New Roman" w:eastAsia="Times New Roman" w:hAnsi="Times New Roman" w:cs="Times New Roman"/>
            <w:b/>
            <w:bCs/>
            <w:sz w:val="24"/>
            <w:szCs w:val="24"/>
          </w:rPr>
          <w:t>C++ is irreplaceable</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r>
        <w:proofErr w:type="gramStart"/>
        <w:r w:rsidRPr="00D67A07">
          <w:rPr>
            <w:rFonts w:ascii="Times New Roman" w:eastAsia="Times New Roman" w:hAnsi="Times New Roman" w:cs="Times New Roman"/>
            <w:sz w:val="24"/>
            <w:szCs w:val="24"/>
          </w:rPr>
          <w:t>With</w:t>
        </w:r>
        <w:proofErr w:type="gramEnd"/>
        <w:r w:rsidRPr="00D67A07">
          <w:rPr>
            <w:rFonts w:ascii="Times New Roman" w:eastAsia="Times New Roman" w:hAnsi="Times New Roman" w:cs="Times New Roman"/>
            <w:sz w:val="24"/>
            <w:szCs w:val="24"/>
          </w:rPr>
          <w:t xml:space="preserve"> the use of C++ in development of modern games, operating systems, browsers, and much more, it is safe to say that C++ is irreplaceable.</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 xml:space="preserve">Many major applications like </w:t>
        </w:r>
      </w:ins>
    </w:p>
    <w:p w:rsidR="00D67A07" w:rsidRPr="00D67A07" w:rsidRDefault="00D67A07" w:rsidP="00D67A07">
      <w:pPr>
        <w:numPr>
          <w:ilvl w:val="1"/>
          <w:numId w:val="11"/>
        </w:numPr>
        <w:spacing w:before="100" w:beforeAutospacing="1" w:after="100" w:afterAutospacing="1" w:line="240" w:lineRule="auto"/>
        <w:rPr>
          <w:ins w:id="113" w:author="Unknown"/>
          <w:rFonts w:ascii="Times New Roman" w:eastAsia="Times New Roman" w:hAnsi="Times New Roman" w:cs="Times New Roman"/>
          <w:sz w:val="24"/>
          <w:szCs w:val="24"/>
        </w:rPr>
      </w:pPr>
      <w:ins w:id="114" w:author="Unknown">
        <w:r w:rsidRPr="00D67A07">
          <w:rPr>
            <w:rFonts w:ascii="Times New Roman" w:eastAsia="Times New Roman" w:hAnsi="Times New Roman" w:cs="Times New Roman"/>
            <w:sz w:val="24"/>
            <w:szCs w:val="24"/>
          </w:rPr>
          <w:lastRenderedPageBreak/>
          <w:t>Adobe Products like Photoshop, Illustrator, InDesign</w:t>
        </w:r>
      </w:ins>
    </w:p>
    <w:p w:rsidR="00D67A07" w:rsidRPr="00D67A07" w:rsidRDefault="00D67A07" w:rsidP="00D67A07">
      <w:pPr>
        <w:numPr>
          <w:ilvl w:val="1"/>
          <w:numId w:val="11"/>
        </w:numPr>
        <w:spacing w:before="100" w:beforeAutospacing="1" w:after="100" w:afterAutospacing="1" w:line="240" w:lineRule="auto"/>
        <w:rPr>
          <w:ins w:id="115" w:author="Unknown"/>
          <w:rFonts w:ascii="Times New Roman" w:eastAsia="Times New Roman" w:hAnsi="Times New Roman" w:cs="Times New Roman"/>
          <w:sz w:val="24"/>
          <w:szCs w:val="24"/>
        </w:rPr>
      </w:pPr>
      <w:ins w:id="116" w:author="Unknown">
        <w:r w:rsidRPr="00D67A07">
          <w:rPr>
            <w:rFonts w:ascii="Times New Roman" w:eastAsia="Times New Roman" w:hAnsi="Times New Roman" w:cs="Times New Roman"/>
            <w:sz w:val="24"/>
            <w:szCs w:val="24"/>
          </w:rPr>
          <w:t>Amazon - one of the biggest e-commerce sites</w:t>
        </w:r>
      </w:ins>
    </w:p>
    <w:p w:rsidR="00D67A07" w:rsidRPr="00D67A07" w:rsidRDefault="00D67A07" w:rsidP="00D67A07">
      <w:pPr>
        <w:numPr>
          <w:ilvl w:val="1"/>
          <w:numId w:val="11"/>
        </w:numPr>
        <w:spacing w:before="100" w:beforeAutospacing="1" w:after="100" w:afterAutospacing="1" w:line="240" w:lineRule="auto"/>
        <w:rPr>
          <w:ins w:id="117" w:author="Unknown"/>
          <w:rFonts w:ascii="Times New Roman" w:eastAsia="Times New Roman" w:hAnsi="Times New Roman" w:cs="Times New Roman"/>
          <w:sz w:val="24"/>
          <w:szCs w:val="24"/>
        </w:rPr>
      </w:pPr>
      <w:ins w:id="118" w:author="Unknown">
        <w:r w:rsidRPr="00D67A07">
          <w:rPr>
            <w:rFonts w:ascii="Times New Roman" w:eastAsia="Times New Roman" w:hAnsi="Times New Roman" w:cs="Times New Roman"/>
            <w:sz w:val="24"/>
            <w:szCs w:val="24"/>
          </w:rPr>
          <w:t>Autodesk products for Computer Aided Design</w:t>
        </w:r>
      </w:ins>
    </w:p>
    <w:p w:rsidR="00D67A07" w:rsidRPr="00D67A07" w:rsidRDefault="00D67A07" w:rsidP="00D67A07">
      <w:pPr>
        <w:numPr>
          <w:ilvl w:val="1"/>
          <w:numId w:val="11"/>
        </w:numPr>
        <w:spacing w:before="100" w:beforeAutospacing="1" w:after="100" w:afterAutospacing="1" w:line="240" w:lineRule="auto"/>
        <w:rPr>
          <w:ins w:id="119" w:author="Unknown"/>
          <w:rFonts w:ascii="Times New Roman" w:eastAsia="Times New Roman" w:hAnsi="Times New Roman" w:cs="Times New Roman"/>
          <w:sz w:val="24"/>
          <w:szCs w:val="24"/>
        </w:rPr>
      </w:pPr>
      <w:ins w:id="120" w:author="Unknown">
        <w:r w:rsidRPr="00D67A07">
          <w:rPr>
            <w:rFonts w:ascii="Times New Roman" w:eastAsia="Times New Roman" w:hAnsi="Times New Roman" w:cs="Times New Roman"/>
            <w:sz w:val="24"/>
            <w:szCs w:val="24"/>
          </w:rPr>
          <w:t xml:space="preserve">Facebook - social networking site are heavy </w:t>
        </w:r>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"http://www.stroustrup.com/applications.html" \o "Major C++ applications"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C++ centric products</w:t>
        </w:r>
        <w:r w:rsidRPr="00D67A07">
          <w:rPr>
            <w:rFonts w:ascii="Times New Roman" w:eastAsia="Times New Roman" w:hAnsi="Times New Roman" w:cs="Times New Roman"/>
            <w:sz w:val="24"/>
            <w:szCs w:val="24"/>
          </w:rPr>
          <w:fldChar w:fldCharType="end"/>
        </w:r>
        <w:r w:rsidRPr="00D67A07">
          <w:rPr>
            <w:rFonts w:ascii="Times New Roman" w:eastAsia="Times New Roman" w:hAnsi="Times New Roman" w:cs="Times New Roman"/>
            <w:sz w:val="24"/>
            <w:szCs w:val="24"/>
          </w:rPr>
          <w:t>.</w:t>
        </w:r>
      </w:ins>
    </w:p>
    <w:p w:rsidR="00D67A07" w:rsidRPr="00D67A07" w:rsidRDefault="00D67A07" w:rsidP="00D67A07">
      <w:pPr>
        <w:spacing w:beforeAutospacing="1" w:after="0" w:afterAutospacing="1" w:line="240" w:lineRule="auto"/>
        <w:ind w:left="720"/>
        <w:rPr>
          <w:ins w:id="121" w:author="Unknown"/>
          <w:rFonts w:ascii="Times New Roman" w:eastAsia="Times New Roman" w:hAnsi="Times New Roman" w:cs="Times New Roman"/>
          <w:sz w:val="24"/>
          <w:szCs w:val="24"/>
        </w:rPr>
      </w:pPr>
      <w:ins w:id="122" w:author="Unknown">
        <w:r w:rsidRPr="00D67A07">
          <w:rPr>
            <w:rFonts w:ascii="Times New Roman" w:eastAsia="Times New Roman" w:hAnsi="Times New Roman" w:cs="Times New Roman"/>
            <w:sz w:val="24"/>
            <w:szCs w:val="24"/>
          </w:rPr>
          <w:t xml:space="preserve">Moreover, the fact that there’s a huge community improving C++ </w:t>
        </w:r>
        <w:proofErr w:type="gramStart"/>
        <w:r w:rsidRPr="00D67A07">
          <w:rPr>
            <w:rFonts w:ascii="Times New Roman" w:eastAsia="Times New Roman" w:hAnsi="Times New Roman" w:cs="Times New Roman"/>
            <w:sz w:val="24"/>
            <w:szCs w:val="24"/>
          </w:rPr>
          <w:t>on every iteration</w:t>
        </w:r>
        <w:proofErr w:type="gramEnd"/>
        <w:r w:rsidRPr="00D67A07">
          <w:rPr>
            <w:rFonts w:ascii="Times New Roman" w:eastAsia="Times New Roman" w:hAnsi="Times New Roman" w:cs="Times New Roman"/>
            <w:sz w:val="24"/>
            <w:szCs w:val="24"/>
          </w:rPr>
          <w:t xml:space="preserve"> means that it is only expected to be used even more in the coming future.</w:t>
        </w:r>
        <w:r w:rsidRPr="00D67A07">
          <w:rPr>
            <w:rFonts w:ascii="Times New Roman" w:eastAsia="Times New Roman" w:hAnsi="Times New Roman" w:cs="Times New Roman"/>
            <w:sz w:val="24"/>
            <w:szCs w:val="24"/>
          </w:rPr>
          <w:br/>
          <w:t> </w:t>
        </w:r>
      </w:ins>
    </w:p>
    <w:p w:rsidR="00D67A07" w:rsidRPr="00D67A07" w:rsidRDefault="00D67A07" w:rsidP="00D67A07">
      <w:pPr>
        <w:numPr>
          <w:ilvl w:val="0"/>
          <w:numId w:val="11"/>
        </w:numPr>
        <w:spacing w:before="100" w:beforeAutospacing="1" w:after="100" w:afterAutospacing="1" w:line="240" w:lineRule="auto"/>
        <w:rPr>
          <w:ins w:id="123" w:author="Unknown"/>
          <w:rFonts w:ascii="Times New Roman" w:eastAsia="Times New Roman" w:hAnsi="Times New Roman" w:cs="Times New Roman"/>
          <w:sz w:val="24"/>
          <w:szCs w:val="24"/>
        </w:rPr>
      </w:pPr>
      <w:ins w:id="124" w:author="Unknown">
        <w:r w:rsidRPr="00D67A07">
          <w:rPr>
            <w:rFonts w:ascii="Times New Roman" w:eastAsia="Times New Roman" w:hAnsi="Times New Roman" w:cs="Times New Roman"/>
            <w:b/>
            <w:bCs/>
            <w:sz w:val="24"/>
            <w:szCs w:val="24"/>
          </w:rPr>
          <w:t>You learn the internal architecture of a computer</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Since, C++ is a middle level language, you will write code that interacts directly with the internal hardware of the computer.</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You’ll learn how the computer memory really works, how information is stored in them, how you can retrieve them and so on.</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It is sure to expand your knowledge on the architecture of the computer.</w:t>
        </w:r>
        <w:r w:rsidRPr="00D67A07">
          <w:rPr>
            <w:rFonts w:ascii="Times New Roman" w:eastAsia="Times New Roman" w:hAnsi="Times New Roman" w:cs="Times New Roman"/>
            <w:sz w:val="24"/>
            <w:szCs w:val="24"/>
          </w:rPr>
          <w:br/>
          <w:t> </w:t>
        </w:r>
      </w:ins>
    </w:p>
    <w:p w:rsidR="00D67A07" w:rsidRPr="00D67A07" w:rsidRDefault="00D67A07" w:rsidP="00D67A07">
      <w:pPr>
        <w:numPr>
          <w:ilvl w:val="0"/>
          <w:numId w:val="11"/>
        </w:numPr>
        <w:spacing w:before="100" w:beforeAutospacing="1" w:after="100" w:afterAutospacing="1" w:line="240" w:lineRule="auto"/>
        <w:rPr>
          <w:ins w:id="125" w:author="Unknown"/>
          <w:rFonts w:ascii="Times New Roman" w:eastAsia="Times New Roman" w:hAnsi="Times New Roman" w:cs="Times New Roman"/>
          <w:sz w:val="24"/>
          <w:szCs w:val="24"/>
        </w:rPr>
      </w:pPr>
      <w:ins w:id="126" w:author="Unknown">
        <w:r w:rsidRPr="00D67A07">
          <w:rPr>
            <w:rFonts w:ascii="Times New Roman" w:eastAsia="Times New Roman" w:hAnsi="Times New Roman" w:cs="Times New Roman"/>
            <w:b/>
            <w:bCs/>
            <w:sz w:val="24"/>
            <w:szCs w:val="24"/>
          </w:rPr>
          <w:t xml:space="preserve">Over 600,000 C++ repositories on </w:t>
        </w:r>
        <w:proofErr w:type="spellStart"/>
        <w:r w:rsidRPr="00D67A07">
          <w:rPr>
            <w:rFonts w:ascii="Times New Roman" w:eastAsia="Times New Roman" w:hAnsi="Times New Roman" w:cs="Times New Roman"/>
            <w:b/>
            <w:bCs/>
            <w:sz w:val="24"/>
            <w:szCs w:val="24"/>
          </w:rPr>
          <w:t>Github</w:t>
        </w:r>
        <w:proofErr w:type="spellEnd"/>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r>
        <w:proofErr w:type="spellStart"/>
        <w:r w:rsidRPr="00D67A07">
          <w:rPr>
            <w:rFonts w:ascii="Times New Roman" w:eastAsia="Times New Roman" w:hAnsi="Times New Roman" w:cs="Times New Roman"/>
            <w:sz w:val="24"/>
            <w:szCs w:val="24"/>
          </w:rPr>
          <w:t>Github</w:t>
        </w:r>
        <w:proofErr w:type="spellEnd"/>
        <w:r w:rsidRPr="00D67A07">
          <w:rPr>
            <w:rFonts w:ascii="Times New Roman" w:eastAsia="Times New Roman" w:hAnsi="Times New Roman" w:cs="Times New Roman"/>
            <w:sz w:val="24"/>
            <w:szCs w:val="24"/>
          </w:rPr>
          <w:t xml:space="preserve">, the leading open source collaboration </w:t>
        </w:r>
        <w:proofErr w:type="gramStart"/>
        <w:r w:rsidRPr="00D67A07">
          <w:rPr>
            <w:rFonts w:ascii="Times New Roman" w:eastAsia="Times New Roman" w:hAnsi="Times New Roman" w:cs="Times New Roman"/>
            <w:sz w:val="24"/>
            <w:szCs w:val="24"/>
          </w:rPr>
          <w:t>platform,</w:t>
        </w:r>
        <w:proofErr w:type="gramEnd"/>
        <w:r w:rsidRPr="00D67A07">
          <w:rPr>
            <w:rFonts w:ascii="Times New Roman" w:eastAsia="Times New Roman" w:hAnsi="Times New Roman" w:cs="Times New Roman"/>
            <w:sz w:val="24"/>
            <w:szCs w:val="24"/>
          </w:rPr>
          <w:t xml:space="preserve"> has over 600,000 repositories for C++ alone.</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This metric itself proves the worth of C++ in the open source community as well.</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Be it gaming, graphics, windows applications, you can find tons of great open source projects extensively used today. And, you can always create your own.</w:t>
        </w:r>
        <w:r w:rsidRPr="00D67A07">
          <w:rPr>
            <w:rFonts w:ascii="Times New Roman" w:eastAsia="Times New Roman" w:hAnsi="Times New Roman" w:cs="Times New Roman"/>
            <w:sz w:val="24"/>
            <w:szCs w:val="24"/>
          </w:rPr>
          <w:br/>
          <w:t> </w:t>
        </w:r>
      </w:ins>
    </w:p>
    <w:p w:rsidR="00D67A07" w:rsidRPr="00D67A07" w:rsidRDefault="00D67A07" w:rsidP="00D67A07">
      <w:pPr>
        <w:numPr>
          <w:ilvl w:val="0"/>
          <w:numId w:val="11"/>
        </w:numPr>
        <w:spacing w:before="100" w:beforeAutospacing="1" w:after="100" w:afterAutospacing="1" w:line="240" w:lineRule="auto"/>
        <w:rPr>
          <w:ins w:id="127" w:author="Unknown"/>
          <w:rFonts w:ascii="Times New Roman" w:eastAsia="Times New Roman" w:hAnsi="Times New Roman" w:cs="Times New Roman"/>
          <w:sz w:val="24"/>
          <w:szCs w:val="24"/>
        </w:rPr>
      </w:pPr>
      <w:ins w:id="128" w:author="Unknown">
        <w:r w:rsidRPr="00D67A07">
          <w:rPr>
            <w:rFonts w:ascii="Times New Roman" w:eastAsia="Times New Roman" w:hAnsi="Times New Roman" w:cs="Times New Roman"/>
            <w:b/>
            <w:bCs/>
            <w:sz w:val="24"/>
            <w:szCs w:val="24"/>
          </w:rPr>
          <w:t xml:space="preserve">60% </w:t>
        </w:r>
        <w:proofErr w:type="spellStart"/>
        <w:r w:rsidRPr="00D67A07">
          <w:rPr>
            <w:rFonts w:ascii="Times New Roman" w:eastAsia="Times New Roman" w:hAnsi="Times New Roman" w:cs="Times New Roman"/>
            <w:b/>
            <w:bCs/>
            <w:sz w:val="24"/>
            <w:szCs w:val="24"/>
          </w:rPr>
          <w:t>StackOverflow</w:t>
        </w:r>
        <w:proofErr w:type="spellEnd"/>
        <w:r w:rsidRPr="00D67A07">
          <w:rPr>
            <w:rFonts w:ascii="Times New Roman" w:eastAsia="Times New Roman" w:hAnsi="Times New Roman" w:cs="Times New Roman"/>
            <w:b/>
            <w:bCs/>
            <w:sz w:val="24"/>
            <w:szCs w:val="24"/>
          </w:rPr>
          <w:t xml:space="preserve"> Answer rate and active community</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 xml:space="preserve">Likewise, with over 400,000 C++ questions asked on </w:t>
        </w:r>
        <w:proofErr w:type="spellStart"/>
        <w:r w:rsidRPr="00D67A07">
          <w:rPr>
            <w:rFonts w:ascii="Times New Roman" w:eastAsia="Times New Roman" w:hAnsi="Times New Roman" w:cs="Times New Roman"/>
            <w:sz w:val="24"/>
            <w:szCs w:val="24"/>
          </w:rPr>
          <w:t>StackOverflow</w:t>
        </w:r>
        <w:proofErr w:type="spellEnd"/>
        <w:r w:rsidRPr="00D67A07">
          <w:rPr>
            <w:rFonts w:ascii="Times New Roman" w:eastAsia="Times New Roman" w:hAnsi="Times New Roman" w:cs="Times New Roman"/>
            <w:sz w:val="24"/>
            <w:szCs w:val="24"/>
          </w:rPr>
          <w:t>, the number one Q&amp;A platform for developers, more than 60% questions have been answered.</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The number of questions asked and the percentage of them answered shows the interest and active support for C++ today.</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So, you can expect many great developers to help you solve real-life problems using C++.</w:t>
        </w:r>
        <w:r w:rsidRPr="00D67A07">
          <w:rPr>
            <w:rFonts w:ascii="Times New Roman" w:eastAsia="Times New Roman" w:hAnsi="Times New Roman" w:cs="Times New Roman"/>
            <w:sz w:val="24"/>
            <w:szCs w:val="24"/>
          </w:rPr>
          <w:br/>
          <w:t> </w:t>
        </w:r>
      </w:ins>
    </w:p>
    <w:p w:rsidR="00D67A07" w:rsidRPr="00D67A07" w:rsidRDefault="00D67A07" w:rsidP="00D67A07">
      <w:pPr>
        <w:numPr>
          <w:ilvl w:val="0"/>
          <w:numId w:val="11"/>
        </w:numPr>
        <w:spacing w:before="100" w:beforeAutospacing="1" w:after="100" w:afterAutospacing="1" w:line="240" w:lineRule="auto"/>
        <w:rPr>
          <w:ins w:id="129" w:author="Unknown"/>
          <w:rFonts w:ascii="Times New Roman" w:eastAsia="Times New Roman" w:hAnsi="Times New Roman" w:cs="Times New Roman"/>
          <w:sz w:val="24"/>
          <w:szCs w:val="24"/>
        </w:rPr>
      </w:pPr>
      <w:ins w:id="130" w:author="Unknown">
        <w:r w:rsidRPr="00D67A07">
          <w:rPr>
            <w:rFonts w:ascii="Times New Roman" w:eastAsia="Times New Roman" w:hAnsi="Times New Roman" w:cs="Times New Roman"/>
            <w:b/>
            <w:bCs/>
            <w:sz w:val="24"/>
            <w:szCs w:val="24"/>
          </w:rPr>
          <w:t>C++ job opportunities and salary</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 xml:space="preserve">C++ developers can expect an </w:t>
        </w:r>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"https://gooroo.io/analytics/skill/Cpp/" \l ".V8-qYfl96Uk" \o "C++ average salary"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average of yearly $100,000 salary</w:t>
        </w:r>
        <w:r w:rsidRPr="00D67A07">
          <w:rPr>
            <w:rFonts w:ascii="Times New Roman" w:eastAsia="Times New Roman" w:hAnsi="Times New Roman" w:cs="Times New Roman"/>
            <w:sz w:val="24"/>
            <w:szCs w:val="24"/>
          </w:rPr>
          <w:fldChar w:fldCharType="end"/>
        </w:r>
        <w:r w:rsidRPr="00D67A07">
          <w:rPr>
            <w:rFonts w:ascii="Times New Roman" w:eastAsia="Times New Roman" w:hAnsi="Times New Roman" w:cs="Times New Roman"/>
            <w:sz w:val="24"/>
            <w:szCs w:val="24"/>
          </w:rPr>
          <w:t xml:space="preserve"> with over 7,700 jobs advertised every month.</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The requirement of jobs comes mostly from game development, rendering engines and the windows applications.</w:t>
        </w:r>
      </w:ins>
    </w:p>
    <w:p w:rsidR="00D67A07" w:rsidRPr="00D67A07" w:rsidRDefault="00D67A07" w:rsidP="00D67A07">
      <w:pPr>
        <w:spacing w:before="100" w:beforeAutospacing="1" w:after="100" w:afterAutospacing="1" w:line="240" w:lineRule="auto"/>
        <w:outlineLvl w:val="1"/>
        <w:rPr>
          <w:ins w:id="131" w:author="Unknown"/>
          <w:rFonts w:ascii="Times New Roman" w:eastAsia="Times New Roman" w:hAnsi="Times New Roman" w:cs="Times New Roman"/>
          <w:b/>
          <w:bCs/>
          <w:sz w:val="36"/>
          <w:szCs w:val="36"/>
        </w:rPr>
      </w:pPr>
      <w:ins w:id="132" w:author="Unknown">
        <w:r w:rsidRPr="00D67A07">
          <w:rPr>
            <w:rFonts w:ascii="Times New Roman" w:eastAsia="Times New Roman" w:hAnsi="Times New Roman" w:cs="Times New Roman"/>
            <w:b/>
            <w:bCs/>
            <w:sz w:val="36"/>
            <w:szCs w:val="36"/>
          </w:rPr>
          <w:t xml:space="preserve">4 Things to Know Before you Code in C++ </w:t>
        </w:r>
      </w:ins>
    </w:p>
    <w:p w:rsidR="00D67A07" w:rsidRPr="00D67A07" w:rsidRDefault="00D67A07" w:rsidP="00D67A07">
      <w:pPr>
        <w:spacing w:before="100" w:beforeAutospacing="1" w:after="100" w:afterAutospacing="1" w:line="240" w:lineRule="auto"/>
        <w:rPr>
          <w:ins w:id="133" w:author="Unknown"/>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857250" cy="857250"/>
            <wp:effectExtent l="19050" t="0" r="0" b="0"/>
            <wp:docPr id="5" name="Picture 5" descr="https://www.programiz.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programiz.com/"/>
                    <pic:cNvPicPr>
                      <a:picLocks noChangeAspect="1" noChangeArrowheads="1"/>
                    </pic:cNvPicPr>
                  </pic:nvPicPr>
                  <pic:blipFill>
                    <a:blip r:embed="rId29"/>
                    <a:srcRect/>
                    <a:stretch>
                      <a:fillRect/>
                    </a:stretch>
                  </pic:blipFill>
                  <pic:spPr bwMode="auto">
                    <a:xfrm>
                      <a:off x="0" y="0"/>
                      <a:ext cx="857250" cy="857250"/>
                    </a:xfrm>
                    <a:prstGeom prst="rect">
                      <a:avLst/>
                    </a:prstGeom>
                    <a:noFill/>
                    <a:ln w="9525">
                      <a:noFill/>
                      <a:miter lim="800000"/>
                      <a:headEnd/>
                      <a:tailEnd/>
                    </a:ln>
                  </pic:spPr>
                </pic:pic>
              </a:graphicData>
            </a:graphic>
          </wp:inline>
        </w:drawing>
      </w:r>
    </w:p>
    <w:p w:rsidR="00D67A07" w:rsidRPr="00D67A07" w:rsidRDefault="00D67A07" w:rsidP="00D67A07">
      <w:pPr>
        <w:spacing w:before="100" w:beforeAutospacing="1" w:after="100" w:afterAutospacing="1" w:line="240" w:lineRule="auto"/>
        <w:rPr>
          <w:ins w:id="134" w:author="Unknown"/>
          <w:rFonts w:ascii="Times New Roman" w:eastAsia="Times New Roman" w:hAnsi="Times New Roman" w:cs="Times New Roman"/>
          <w:sz w:val="24"/>
          <w:szCs w:val="24"/>
        </w:rPr>
      </w:pPr>
      <w:ins w:id="135" w:author="Unknown">
        <w:r w:rsidRPr="00D67A07">
          <w:rPr>
            <w:rFonts w:ascii="Times New Roman" w:eastAsia="Times New Roman" w:hAnsi="Times New Roman" w:cs="Times New Roman"/>
            <w:sz w:val="24"/>
            <w:szCs w:val="24"/>
          </w:rPr>
          <w:t>Now that you know what C++ is and how vast its scope ranges to, it’s time to get started with it.</w:t>
        </w:r>
      </w:ins>
    </w:p>
    <w:p w:rsidR="00D67A07" w:rsidRPr="00D67A07" w:rsidRDefault="00D67A07" w:rsidP="00D67A07">
      <w:pPr>
        <w:spacing w:before="100" w:beforeAutospacing="1" w:after="100" w:afterAutospacing="1" w:line="240" w:lineRule="auto"/>
        <w:rPr>
          <w:ins w:id="136" w:author="Unknown"/>
          <w:rFonts w:ascii="Times New Roman" w:eastAsia="Times New Roman" w:hAnsi="Times New Roman" w:cs="Times New Roman"/>
          <w:sz w:val="24"/>
          <w:szCs w:val="24"/>
        </w:rPr>
      </w:pPr>
      <w:ins w:id="137" w:author="Unknown">
        <w:r w:rsidRPr="00D67A07">
          <w:rPr>
            <w:rFonts w:ascii="Times New Roman" w:eastAsia="Times New Roman" w:hAnsi="Times New Roman" w:cs="Times New Roman"/>
            <w:sz w:val="24"/>
            <w:szCs w:val="24"/>
          </w:rPr>
          <w:t>But, before you start, there are a couple of important things you should know.</w:t>
        </w:r>
      </w:ins>
    </w:p>
    <w:p w:rsidR="00D67A07" w:rsidRPr="00D67A07" w:rsidRDefault="00D67A07" w:rsidP="00D67A07">
      <w:pPr>
        <w:spacing w:before="100" w:beforeAutospacing="1" w:after="100" w:afterAutospacing="1" w:line="240" w:lineRule="auto"/>
        <w:rPr>
          <w:ins w:id="138" w:author="Unknown"/>
          <w:rFonts w:ascii="Times New Roman" w:eastAsia="Times New Roman" w:hAnsi="Times New Roman" w:cs="Times New Roman"/>
          <w:sz w:val="24"/>
          <w:szCs w:val="24"/>
        </w:rPr>
      </w:pPr>
      <w:ins w:id="139" w:author="Unknown">
        <w:r w:rsidRPr="00D67A07">
          <w:rPr>
            <w:rFonts w:ascii="Times New Roman" w:eastAsia="Times New Roman" w:hAnsi="Times New Roman" w:cs="Times New Roman"/>
            <w:sz w:val="24"/>
            <w:szCs w:val="24"/>
          </w:rPr>
          <w:t>Below are the 4 most important things you need to know.</w:t>
        </w:r>
      </w:ins>
    </w:p>
    <w:p w:rsidR="00D67A07" w:rsidRPr="00D67A07" w:rsidRDefault="00D67A07" w:rsidP="00D67A07">
      <w:pPr>
        <w:numPr>
          <w:ilvl w:val="0"/>
          <w:numId w:val="12"/>
        </w:numPr>
        <w:spacing w:before="100" w:beforeAutospacing="1" w:after="100" w:afterAutospacing="1" w:line="240" w:lineRule="auto"/>
        <w:rPr>
          <w:ins w:id="140" w:author="Unknown"/>
          <w:rFonts w:ascii="Times New Roman" w:eastAsia="Times New Roman" w:hAnsi="Times New Roman" w:cs="Times New Roman"/>
          <w:sz w:val="24"/>
          <w:szCs w:val="24"/>
        </w:rPr>
      </w:pPr>
      <w:ins w:id="141" w:author="Unknown">
        <w:r w:rsidRPr="00D67A07">
          <w:rPr>
            <w:rFonts w:ascii="Times New Roman" w:eastAsia="Times New Roman" w:hAnsi="Times New Roman" w:cs="Times New Roman"/>
            <w:b/>
            <w:bCs/>
            <w:sz w:val="24"/>
            <w:szCs w:val="24"/>
          </w:rPr>
          <w:t>C++ cannot be learnt in a day</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r>
        <w:proofErr w:type="gramStart"/>
        <w:r w:rsidRPr="00D67A07">
          <w:rPr>
            <w:rFonts w:ascii="Times New Roman" w:eastAsia="Times New Roman" w:hAnsi="Times New Roman" w:cs="Times New Roman"/>
            <w:sz w:val="24"/>
            <w:szCs w:val="24"/>
          </w:rPr>
          <w:t>Learning</w:t>
        </w:r>
        <w:proofErr w:type="gramEnd"/>
        <w:r w:rsidRPr="00D67A07">
          <w:rPr>
            <w:rFonts w:ascii="Times New Roman" w:eastAsia="Times New Roman" w:hAnsi="Times New Roman" w:cs="Times New Roman"/>
            <w:sz w:val="24"/>
            <w:szCs w:val="24"/>
          </w:rPr>
          <w:t xml:space="preserve"> any language takes time and that holds even more truth for C++.</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If you are here to learn C++ in a day, then you’re going to end up facing failure.</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To be honest, there’s no definite time to complete learning C++ and someone who says they can, are simply lying.</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You only start learning with regular practice and dedication. So, I suggest you to invest valuable time learning C++.</w:t>
        </w:r>
        <w:r w:rsidRPr="00D67A07">
          <w:rPr>
            <w:rFonts w:ascii="Times New Roman" w:eastAsia="Times New Roman" w:hAnsi="Times New Roman" w:cs="Times New Roman"/>
            <w:sz w:val="24"/>
            <w:szCs w:val="24"/>
          </w:rPr>
          <w:br/>
          <w:t> </w:t>
        </w:r>
      </w:ins>
    </w:p>
    <w:p w:rsidR="00D67A07" w:rsidRPr="00D67A07" w:rsidRDefault="00D67A07" w:rsidP="00D67A07">
      <w:pPr>
        <w:numPr>
          <w:ilvl w:val="0"/>
          <w:numId w:val="12"/>
        </w:numPr>
        <w:spacing w:before="100" w:beforeAutospacing="1" w:after="100" w:afterAutospacing="1" w:line="240" w:lineRule="auto"/>
        <w:rPr>
          <w:ins w:id="142" w:author="Unknown"/>
          <w:rFonts w:ascii="Times New Roman" w:eastAsia="Times New Roman" w:hAnsi="Times New Roman" w:cs="Times New Roman"/>
          <w:sz w:val="24"/>
          <w:szCs w:val="24"/>
        </w:rPr>
      </w:pPr>
      <w:ins w:id="143" w:author="Unknown">
        <w:r w:rsidRPr="00D67A07">
          <w:rPr>
            <w:rFonts w:ascii="Times New Roman" w:eastAsia="Times New Roman" w:hAnsi="Times New Roman" w:cs="Times New Roman"/>
            <w:b/>
            <w:bCs/>
            <w:sz w:val="24"/>
            <w:szCs w:val="24"/>
          </w:rPr>
          <w:t>Learning C++ can be hard.</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Since it’s not a high level language, learning C++ can get overwhelming when you start and you’d need to be prepared to put thoughtful hours to learn the basics.</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But, there’s no need to panic.</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 xml:space="preserve">We offer plenty of resources and easy C++ tutorials available on </w:t>
        </w:r>
        <w:proofErr w:type="spellStart"/>
        <w:r w:rsidRPr="00D67A07">
          <w:rPr>
            <w:rFonts w:ascii="Times New Roman" w:eastAsia="Times New Roman" w:hAnsi="Times New Roman" w:cs="Times New Roman"/>
            <w:sz w:val="24"/>
            <w:szCs w:val="24"/>
          </w:rPr>
          <w:t>Programiz</w:t>
        </w:r>
        <w:proofErr w:type="spellEnd"/>
        <w:r w:rsidRPr="00D67A07">
          <w:rPr>
            <w:rFonts w:ascii="Times New Roman" w:eastAsia="Times New Roman" w:hAnsi="Times New Roman" w:cs="Times New Roman"/>
            <w:sz w:val="24"/>
            <w:szCs w:val="24"/>
          </w:rPr>
          <w:t xml:space="preserve"> to get started for beginners.</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Also, there are numerous support communities that will help you when you are stuck.</w:t>
        </w:r>
        <w:r w:rsidRPr="00D67A07">
          <w:rPr>
            <w:rFonts w:ascii="Times New Roman" w:eastAsia="Times New Roman" w:hAnsi="Times New Roman" w:cs="Times New Roman"/>
            <w:sz w:val="24"/>
            <w:szCs w:val="24"/>
          </w:rPr>
          <w:br/>
          <w:t> </w:t>
        </w:r>
      </w:ins>
    </w:p>
    <w:p w:rsidR="00D67A07" w:rsidRPr="00D67A07" w:rsidRDefault="00D67A07" w:rsidP="00D67A07">
      <w:pPr>
        <w:numPr>
          <w:ilvl w:val="0"/>
          <w:numId w:val="12"/>
        </w:numPr>
        <w:spacing w:before="100" w:beforeAutospacing="1" w:after="100" w:afterAutospacing="1" w:line="240" w:lineRule="auto"/>
        <w:rPr>
          <w:ins w:id="144" w:author="Unknown"/>
          <w:rFonts w:ascii="Times New Roman" w:eastAsia="Times New Roman" w:hAnsi="Times New Roman" w:cs="Times New Roman"/>
          <w:sz w:val="24"/>
          <w:szCs w:val="24"/>
        </w:rPr>
      </w:pPr>
      <w:ins w:id="145" w:author="Unknown">
        <w:r w:rsidRPr="00D67A07">
          <w:rPr>
            <w:rFonts w:ascii="Times New Roman" w:eastAsia="Times New Roman" w:hAnsi="Times New Roman" w:cs="Times New Roman"/>
            <w:b/>
            <w:bCs/>
            <w:sz w:val="24"/>
            <w:szCs w:val="24"/>
          </w:rPr>
          <w:t>No, you don’t need to learn C before C++</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 xml:space="preserve">People </w:t>
        </w:r>
        <w:proofErr w:type="gramStart"/>
        <w:r w:rsidRPr="00D67A07">
          <w:rPr>
            <w:rFonts w:ascii="Times New Roman" w:eastAsia="Times New Roman" w:hAnsi="Times New Roman" w:cs="Times New Roman"/>
            <w:sz w:val="24"/>
            <w:szCs w:val="24"/>
          </w:rPr>
          <w:t>have</w:t>
        </w:r>
        <w:proofErr w:type="gramEnd"/>
        <w:r w:rsidRPr="00D67A07">
          <w:rPr>
            <w:rFonts w:ascii="Times New Roman" w:eastAsia="Times New Roman" w:hAnsi="Times New Roman" w:cs="Times New Roman"/>
            <w:sz w:val="24"/>
            <w:szCs w:val="24"/>
          </w:rPr>
          <w:t xml:space="preserve"> different theories whether one should learn C before C++ or not. If you ask me, it isn’t a must. You can easily start with C++ and that’s what I did myself.</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If you already know C, you will have a head start in learning C++ as they have similar attributes like syntax and semantics.</w:t>
        </w:r>
        <w:r w:rsidRPr="00D67A07">
          <w:rPr>
            <w:rFonts w:ascii="Times New Roman" w:eastAsia="Times New Roman" w:hAnsi="Times New Roman" w:cs="Times New Roman"/>
            <w:sz w:val="24"/>
            <w:szCs w:val="24"/>
          </w:rPr>
          <w:br/>
          <w:t> </w:t>
        </w:r>
      </w:ins>
    </w:p>
    <w:p w:rsidR="00D67A07" w:rsidRPr="00D67A07" w:rsidRDefault="00D67A07" w:rsidP="00D67A07">
      <w:pPr>
        <w:numPr>
          <w:ilvl w:val="0"/>
          <w:numId w:val="12"/>
        </w:numPr>
        <w:spacing w:before="100" w:beforeAutospacing="1" w:after="100" w:afterAutospacing="1" w:line="240" w:lineRule="auto"/>
        <w:rPr>
          <w:ins w:id="146" w:author="Unknown"/>
          <w:rFonts w:ascii="Times New Roman" w:eastAsia="Times New Roman" w:hAnsi="Times New Roman" w:cs="Times New Roman"/>
          <w:sz w:val="24"/>
          <w:szCs w:val="24"/>
        </w:rPr>
      </w:pPr>
      <w:ins w:id="147" w:author="Unknown">
        <w:r w:rsidRPr="00D67A07">
          <w:rPr>
            <w:rFonts w:ascii="Times New Roman" w:eastAsia="Times New Roman" w:hAnsi="Times New Roman" w:cs="Times New Roman"/>
            <w:b/>
            <w:bCs/>
            <w:sz w:val="24"/>
            <w:szCs w:val="24"/>
          </w:rPr>
          <w:t>Don’t wait for the next C++ release</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Since, a new iteration of C++ is due late 2017, a lot of people ask whether it would be better it they wait until the next release before learning C++ or not.</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lastRenderedPageBreak/>
          <w:t xml:space="preserve">The answer is </w:t>
        </w:r>
        <w:r w:rsidRPr="00D67A07">
          <w:rPr>
            <w:rFonts w:ascii="Times New Roman" w:eastAsia="Times New Roman" w:hAnsi="Times New Roman" w:cs="Times New Roman"/>
            <w:b/>
            <w:bCs/>
            <w:sz w:val="24"/>
            <w:szCs w:val="24"/>
          </w:rPr>
          <w:t>NO</w:t>
        </w:r>
        <w:r w:rsidRPr="00D67A07">
          <w:rPr>
            <w:rFonts w:ascii="Times New Roman" w:eastAsia="Times New Roman" w:hAnsi="Times New Roman" w:cs="Times New Roman"/>
            <w:sz w:val="24"/>
            <w:szCs w:val="24"/>
          </w:rPr>
          <w:t>.</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Though there are a lot of additions and improvements planned for the next releases, the core principles are the same. So, it would be wise to invest your time now.</w:t>
        </w:r>
      </w:ins>
    </w:p>
    <w:p w:rsidR="00D67A07" w:rsidRPr="00D67A07" w:rsidRDefault="00D67A07" w:rsidP="00D67A07">
      <w:pPr>
        <w:spacing w:before="100" w:beforeAutospacing="1" w:after="100" w:afterAutospacing="1" w:line="240" w:lineRule="auto"/>
        <w:outlineLvl w:val="1"/>
        <w:rPr>
          <w:ins w:id="148" w:author="Unknown"/>
          <w:rFonts w:ascii="Times New Roman" w:eastAsia="Times New Roman" w:hAnsi="Times New Roman" w:cs="Times New Roman"/>
          <w:b/>
          <w:bCs/>
          <w:sz w:val="36"/>
          <w:szCs w:val="36"/>
        </w:rPr>
      </w:pPr>
      <w:ins w:id="149" w:author="Unknown">
        <w:r w:rsidRPr="00D67A07">
          <w:rPr>
            <w:rFonts w:ascii="Times New Roman" w:eastAsia="Times New Roman" w:hAnsi="Times New Roman" w:cs="Times New Roman"/>
            <w:b/>
            <w:bCs/>
            <w:sz w:val="36"/>
            <w:szCs w:val="36"/>
          </w:rPr>
          <w:t xml:space="preserve">Compile and run C++ programming on your OS </w:t>
        </w:r>
      </w:ins>
    </w:p>
    <w:p w:rsidR="00D67A07" w:rsidRPr="00D67A07" w:rsidRDefault="00D67A07" w:rsidP="00D67A07">
      <w:pPr>
        <w:spacing w:before="100" w:beforeAutospacing="1" w:after="100" w:afterAutospacing="1" w:line="240" w:lineRule="auto"/>
        <w:rPr>
          <w:ins w:id="150" w:author="Unknown"/>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866775" cy="866775"/>
            <wp:effectExtent l="19050" t="0" r="9525" b="0"/>
            <wp:docPr id="6" name="Picture 6" descr="https://www.programiz.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programiz.com/"/>
                    <pic:cNvPicPr>
                      <a:picLocks noChangeAspect="1" noChangeArrowheads="1"/>
                    </pic:cNvPicPr>
                  </pic:nvPicPr>
                  <pic:blipFill>
                    <a:blip r:embed="rId30"/>
                    <a:srcRect/>
                    <a:stretch>
                      <a:fillRect/>
                    </a:stretch>
                  </pic:blipFill>
                  <pic:spPr bwMode="auto">
                    <a:xfrm>
                      <a:off x="0" y="0"/>
                      <a:ext cx="866775" cy="866775"/>
                    </a:xfrm>
                    <a:prstGeom prst="rect">
                      <a:avLst/>
                    </a:prstGeom>
                    <a:noFill/>
                    <a:ln w="9525">
                      <a:noFill/>
                      <a:miter lim="800000"/>
                      <a:headEnd/>
                      <a:tailEnd/>
                    </a:ln>
                  </pic:spPr>
                </pic:pic>
              </a:graphicData>
            </a:graphic>
          </wp:inline>
        </w:drawing>
      </w:r>
    </w:p>
    <w:p w:rsidR="00D67A07" w:rsidRPr="00D67A07" w:rsidRDefault="00D67A07" w:rsidP="00D67A07">
      <w:pPr>
        <w:spacing w:before="100" w:beforeAutospacing="1" w:after="100" w:afterAutospacing="1" w:line="240" w:lineRule="auto"/>
        <w:rPr>
          <w:ins w:id="151" w:author="Unknown"/>
          <w:rFonts w:ascii="Times New Roman" w:eastAsia="Times New Roman" w:hAnsi="Times New Roman" w:cs="Times New Roman"/>
          <w:sz w:val="24"/>
          <w:szCs w:val="24"/>
        </w:rPr>
      </w:pPr>
      <w:ins w:id="152" w:author="Unknown">
        <w:r w:rsidRPr="00D67A07">
          <w:rPr>
            <w:rFonts w:ascii="Times New Roman" w:eastAsia="Times New Roman" w:hAnsi="Times New Roman" w:cs="Times New Roman"/>
            <w:sz w:val="24"/>
            <w:szCs w:val="24"/>
          </w:rPr>
          <w:t>C++ is completely free and readily available on all platforms.</w:t>
        </w:r>
      </w:ins>
    </w:p>
    <w:p w:rsidR="00D67A07" w:rsidRPr="00D67A07" w:rsidRDefault="00D67A07" w:rsidP="00D67A07">
      <w:pPr>
        <w:spacing w:before="100" w:beforeAutospacing="1" w:after="100" w:afterAutospacing="1" w:line="240" w:lineRule="auto"/>
        <w:rPr>
          <w:ins w:id="153" w:author="Unknown"/>
          <w:rFonts w:ascii="Times New Roman" w:eastAsia="Times New Roman" w:hAnsi="Times New Roman" w:cs="Times New Roman"/>
          <w:sz w:val="24"/>
          <w:szCs w:val="24"/>
        </w:rPr>
      </w:pPr>
      <w:ins w:id="154" w:author="Unknown">
        <w:r w:rsidRPr="00D67A07">
          <w:rPr>
            <w:rFonts w:ascii="Times New Roman" w:eastAsia="Times New Roman" w:hAnsi="Times New Roman" w:cs="Times New Roman"/>
            <w:sz w:val="24"/>
            <w:szCs w:val="24"/>
          </w:rPr>
          <w:t>Follow the tutorial below for running C++ on your computer.</w:t>
        </w:r>
      </w:ins>
    </w:p>
    <w:p w:rsidR="00D67A07" w:rsidRPr="00D67A07" w:rsidRDefault="00D67A07" w:rsidP="00D67A07">
      <w:pPr>
        <w:spacing w:before="100" w:beforeAutospacing="1" w:after="100" w:afterAutospacing="1" w:line="240" w:lineRule="auto"/>
        <w:rPr>
          <w:ins w:id="155" w:author="Unknown"/>
          <w:rFonts w:ascii="Times New Roman" w:eastAsia="Times New Roman" w:hAnsi="Times New Roman" w:cs="Times New Roman"/>
          <w:sz w:val="24"/>
          <w:szCs w:val="24"/>
        </w:rPr>
      </w:pPr>
      <w:ins w:id="156" w:author="Unknown">
        <w:r w:rsidRPr="00D67A07">
          <w:rPr>
            <w:rFonts w:ascii="Times New Roman" w:eastAsia="Times New Roman" w:hAnsi="Times New Roman" w:cs="Times New Roman"/>
            <w:sz w:val="24"/>
            <w:szCs w:val="24"/>
          </w:rPr>
          <w:t>There are multiple compilers and text editors you can use to run C++ programming. These may differ from system to system.</w:t>
        </w:r>
      </w:ins>
    </w:p>
    <w:p w:rsidR="00D67A07" w:rsidRPr="00D67A07" w:rsidRDefault="00D67A07" w:rsidP="00D67A07">
      <w:pPr>
        <w:spacing w:before="100" w:beforeAutospacing="1" w:after="100" w:afterAutospacing="1" w:line="240" w:lineRule="auto"/>
        <w:rPr>
          <w:ins w:id="157" w:author="Unknown"/>
          <w:rFonts w:ascii="Times New Roman" w:eastAsia="Times New Roman" w:hAnsi="Times New Roman" w:cs="Times New Roman"/>
          <w:sz w:val="24"/>
          <w:szCs w:val="24"/>
        </w:rPr>
      </w:pPr>
      <w:ins w:id="158" w:author="Unknown">
        <w:r w:rsidRPr="00D67A07">
          <w:rPr>
            <w:rFonts w:ascii="Times New Roman" w:eastAsia="Times New Roman" w:hAnsi="Times New Roman" w:cs="Times New Roman"/>
            <w:sz w:val="24"/>
            <w:szCs w:val="24"/>
          </w:rPr>
          <w:t>If you want a quick start, you can also run C++ program online.</w:t>
        </w:r>
      </w:ins>
    </w:p>
    <w:p w:rsidR="00D67A07" w:rsidRPr="00D67A07" w:rsidRDefault="00D67A07" w:rsidP="00D67A07">
      <w:pPr>
        <w:spacing w:before="100" w:beforeAutospacing="1" w:after="100" w:afterAutospacing="1" w:line="240" w:lineRule="auto"/>
        <w:outlineLvl w:val="2"/>
        <w:rPr>
          <w:ins w:id="159" w:author="Unknown"/>
          <w:rFonts w:ascii="Times New Roman" w:eastAsia="Times New Roman" w:hAnsi="Times New Roman" w:cs="Times New Roman"/>
          <w:b/>
          <w:bCs/>
          <w:sz w:val="27"/>
          <w:szCs w:val="27"/>
        </w:rPr>
      </w:pPr>
      <w:ins w:id="160" w:author="Unknown">
        <w:r w:rsidRPr="00D67A07">
          <w:rPr>
            <w:rFonts w:ascii="Times New Roman" w:eastAsia="Times New Roman" w:hAnsi="Times New Roman" w:cs="Times New Roman"/>
            <w:b/>
            <w:bCs/>
            <w:sz w:val="27"/>
            <w:szCs w:val="27"/>
          </w:rPr>
          <w:t>Run C++ program Online</w:t>
        </w:r>
      </w:ins>
    </w:p>
    <w:p w:rsidR="00D67A07" w:rsidRPr="00D67A07" w:rsidRDefault="00D67A07" w:rsidP="00D67A07">
      <w:pPr>
        <w:spacing w:before="100" w:beforeAutospacing="1" w:after="100" w:afterAutospacing="1" w:line="240" w:lineRule="auto"/>
        <w:outlineLvl w:val="2"/>
        <w:rPr>
          <w:ins w:id="161" w:author="Unknown"/>
          <w:rFonts w:ascii="Times New Roman" w:eastAsia="Times New Roman" w:hAnsi="Times New Roman" w:cs="Times New Roman"/>
          <w:b/>
          <w:bCs/>
          <w:sz w:val="27"/>
          <w:szCs w:val="27"/>
        </w:rPr>
      </w:pPr>
      <w:ins w:id="162" w:author="Unknown">
        <w:r w:rsidRPr="00D67A07">
          <w:rPr>
            <w:rFonts w:ascii="Times New Roman" w:eastAsia="Times New Roman" w:hAnsi="Times New Roman" w:cs="Times New Roman"/>
            <w:b/>
            <w:bCs/>
            <w:sz w:val="27"/>
            <w:szCs w:val="27"/>
          </w:rPr>
          <w:t>Run C++ Programming in Mac OS X</w:t>
        </w:r>
      </w:ins>
    </w:p>
    <w:p w:rsidR="00D67A07" w:rsidRPr="00D67A07" w:rsidRDefault="00D67A07" w:rsidP="00D67A07">
      <w:pPr>
        <w:spacing w:before="100" w:beforeAutospacing="1" w:after="100" w:afterAutospacing="1" w:line="240" w:lineRule="auto"/>
        <w:outlineLvl w:val="2"/>
        <w:rPr>
          <w:ins w:id="163" w:author="Unknown"/>
          <w:rFonts w:ascii="Times New Roman" w:eastAsia="Times New Roman" w:hAnsi="Times New Roman" w:cs="Times New Roman"/>
          <w:b/>
          <w:bCs/>
          <w:sz w:val="27"/>
          <w:szCs w:val="27"/>
        </w:rPr>
      </w:pPr>
      <w:ins w:id="164" w:author="Unknown">
        <w:r w:rsidRPr="00D67A07">
          <w:rPr>
            <w:rFonts w:ascii="Times New Roman" w:eastAsia="Times New Roman" w:hAnsi="Times New Roman" w:cs="Times New Roman"/>
            <w:b/>
            <w:bCs/>
            <w:sz w:val="27"/>
            <w:szCs w:val="27"/>
          </w:rPr>
          <w:t>Run C++ programming on Linux</w:t>
        </w:r>
      </w:ins>
    </w:p>
    <w:p w:rsidR="00D67A07" w:rsidRPr="00D67A07" w:rsidRDefault="00D67A07" w:rsidP="00D67A07">
      <w:pPr>
        <w:spacing w:before="100" w:beforeAutospacing="1" w:after="100" w:afterAutospacing="1" w:line="240" w:lineRule="auto"/>
        <w:outlineLvl w:val="2"/>
        <w:rPr>
          <w:ins w:id="165" w:author="Unknown"/>
          <w:rFonts w:ascii="Times New Roman" w:eastAsia="Times New Roman" w:hAnsi="Times New Roman" w:cs="Times New Roman"/>
          <w:b/>
          <w:bCs/>
          <w:sz w:val="27"/>
          <w:szCs w:val="27"/>
        </w:rPr>
      </w:pPr>
      <w:ins w:id="166" w:author="Unknown">
        <w:r w:rsidRPr="00D67A07">
          <w:rPr>
            <w:rFonts w:ascii="Times New Roman" w:eastAsia="Times New Roman" w:hAnsi="Times New Roman" w:cs="Times New Roman"/>
            <w:b/>
            <w:bCs/>
            <w:sz w:val="27"/>
            <w:szCs w:val="27"/>
          </w:rPr>
          <w:t>Run C++ in Windows (XP, 7, 8 and 10)</w:t>
        </w:r>
      </w:ins>
    </w:p>
    <w:p w:rsidR="00D67A07" w:rsidRPr="00D67A07" w:rsidRDefault="00D67A07" w:rsidP="00D67A07">
      <w:pPr>
        <w:spacing w:before="100" w:beforeAutospacing="1" w:after="100" w:afterAutospacing="1" w:line="240" w:lineRule="auto"/>
        <w:rPr>
          <w:ins w:id="167" w:author="Unknown"/>
          <w:rFonts w:ascii="Times New Roman" w:eastAsia="Times New Roman" w:hAnsi="Times New Roman" w:cs="Times New Roman"/>
          <w:sz w:val="24"/>
          <w:szCs w:val="24"/>
        </w:rPr>
      </w:pPr>
      <w:ins w:id="168" w:author="Unknown">
        <w:r w:rsidRPr="00D67A07">
          <w:rPr>
            <w:rFonts w:ascii="Times New Roman" w:eastAsia="Times New Roman" w:hAnsi="Times New Roman" w:cs="Times New Roman"/>
            <w:sz w:val="24"/>
            <w:szCs w:val="24"/>
          </w:rPr>
          <w:t>To run C++ Programming in Windows, you’d need to download Code::Blocks.</w:t>
        </w:r>
      </w:ins>
    </w:p>
    <w:p w:rsidR="00D67A07" w:rsidRPr="00D67A07" w:rsidRDefault="00D67A07" w:rsidP="00D67A07">
      <w:pPr>
        <w:spacing w:before="100" w:beforeAutospacing="1" w:after="100" w:afterAutospacing="1" w:line="240" w:lineRule="auto"/>
        <w:rPr>
          <w:ins w:id="169" w:author="Unknown"/>
          <w:rFonts w:ascii="Times New Roman" w:eastAsia="Times New Roman" w:hAnsi="Times New Roman" w:cs="Times New Roman"/>
          <w:sz w:val="24"/>
          <w:szCs w:val="24"/>
        </w:rPr>
      </w:pPr>
      <w:ins w:id="170" w:author="Unknown">
        <w:r w:rsidRPr="00D67A07">
          <w:rPr>
            <w:rFonts w:ascii="Times New Roman" w:eastAsia="Times New Roman" w:hAnsi="Times New Roman" w:cs="Times New Roman"/>
            <w:sz w:val="24"/>
            <w:szCs w:val="24"/>
          </w:rPr>
          <w:t>There are others available as well but Code::Blocks makes installation a piece of cake.</w:t>
        </w:r>
      </w:ins>
    </w:p>
    <w:p w:rsidR="00D67A07" w:rsidRPr="00D67A07" w:rsidRDefault="00D67A07" w:rsidP="00D67A07">
      <w:pPr>
        <w:spacing w:before="100" w:beforeAutospacing="1" w:after="100" w:afterAutospacing="1" w:line="240" w:lineRule="auto"/>
        <w:rPr>
          <w:ins w:id="171" w:author="Unknown"/>
          <w:rFonts w:ascii="Times New Roman" w:eastAsia="Times New Roman" w:hAnsi="Times New Roman" w:cs="Times New Roman"/>
          <w:sz w:val="24"/>
          <w:szCs w:val="24"/>
        </w:rPr>
      </w:pPr>
      <w:ins w:id="172" w:author="Unknown">
        <w:r w:rsidRPr="00D67A07">
          <w:rPr>
            <w:rFonts w:ascii="Times New Roman" w:eastAsia="Times New Roman" w:hAnsi="Times New Roman" w:cs="Times New Roman"/>
            <w:sz w:val="24"/>
            <w:szCs w:val="24"/>
          </w:rPr>
          <w:t>It’s easy, simple and developer friendly.</w:t>
        </w:r>
      </w:ins>
    </w:p>
    <w:p w:rsidR="00D67A07" w:rsidRPr="00D67A07" w:rsidRDefault="00D67A07" w:rsidP="00D67A07">
      <w:pPr>
        <w:spacing w:before="100" w:beforeAutospacing="1" w:after="100" w:afterAutospacing="1" w:line="240" w:lineRule="auto"/>
        <w:rPr>
          <w:ins w:id="173" w:author="Unknown"/>
          <w:rFonts w:ascii="Times New Roman" w:eastAsia="Times New Roman" w:hAnsi="Times New Roman" w:cs="Times New Roman"/>
          <w:sz w:val="24"/>
          <w:szCs w:val="24"/>
        </w:rPr>
      </w:pPr>
      <w:ins w:id="174" w:author="Unknown">
        <w:r w:rsidRPr="00D67A07">
          <w:rPr>
            <w:rFonts w:ascii="Times New Roman" w:eastAsia="Times New Roman" w:hAnsi="Times New Roman" w:cs="Times New Roman"/>
            <w:sz w:val="24"/>
            <w:szCs w:val="24"/>
          </w:rPr>
          <w:t>To make this procedure even easier, follow this step by step guide.</w:t>
        </w:r>
      </w:ins>
    </w:p>
    <w:p w:rsidR="00D67A07" w:rsidRPr="00D67A07" w:rsidRDefault="00D67A07" w:rsidP="00D67A07">
      <w:pPr>
        <w:numPr>
          <w:ilvl w:val="0"/>
          <w:numId w:val="13"/>
        </w:numPr>
        <w:spacing w:before="100" w:beforeAutospacing="1" w:after="100" w:afterAutospacing="1" w:line="240" w:lineRule="auto"/>
        <w:rPr>
          <w:ins w:id="175" w:author="Unknown"/>
          <w:rFonts w:ascii="Times New Roman" w:eastAsia="Times New Roman" w:hAnsi="Times New Roman" w:cs="Times New Roman"/>
          <w:sz w:val="24"/>
          <w:szCs w:val="24"/>
        </w:rPr>
      </w:pPr>
      <w:ins w:id="176" w:author="Unknown">
        <w:r w:rsidRPr="00D67A07">
          <w:rPr>
            <w:rFonts w:ascii="Times New Roman" w:eastAsia="Times New Roman" w:hAnsi="Times New Roman" w:cs="Times New Roman"/>
            <w:sz w:val="24"/>
            <w:szCs w:val="24"/>
          </w:rPr>
          <w:lastRenderedPageBreak/>
          <w:t xml:space="preserve">Go to the </w:t>
        </w:r>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"http://www.codeblocks.org/downloads/26" \o "Code:Blocks"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 xml:space="preserve">binary release download page of </w:t>
        </w:r>
        <w:proofErr w:type="spellStart"/>
        <w:r w:rsidRPr="00D67A07">
          <w:rPr>
            <w:rFonts w:ascii="Times New Roman" w:eastAsia="Times New Roman" w:hAnsi="Times New Roman" w:cs="Times New Roman"/>
            <w:color w:val="0000FF"/>
            <w:sz w:val="24"/>
            <w:szCs w:val="24"/>
            <w:u w:val="single"/>
          </w:rPr>
          <w:t>Code</w:t>
        </w:r>
        <w:proofErr w:type="gramStart"/>
        <w:r w:rsidRPr="00D67A07">
          <w:rPr>
            <w:rFonts w:ascii="Times New Roman" w:eastAsia="Times New Roman" w:hAnsi="Times New Roman" w:cs="Times New Roman"/>
            <w:color w:val="0000FF"/>
            <w:sz w:val="24"/>
            <w:szCs w:val="24"/>
            <w:u w:val="single"/>
          </w:rPr>
          <w:t>:Blocks</w:t>
        </w:r>
        <w:proofErr w:type="spellEnd"/>
        <w:proofErr w:type="gramEnd"/>
        <w:r w:rsidRPr="00D67A07">
          <w:rPr>
            <w:rFonts w:ascii="Times New Roman" w:eastAsia="Times New Roman" w:hAnsi="Times New Roman" w:cs="Times New Roman"/>
            <w:sz w:val="24"/>
            <w:szCs w:val="24"/>
          </w:rPr>
          <w:fldChar w:fldCharType="end"/>
        </w:r>
        <w:r w:rsidRPr="00D67A07">
          <w:rPr>
            <w:rFonts w:ascii="Times New Roman" w:eastAsia="Times New Roman" w:hAnsi="Times New Roman" w:cs="Times New Roman"/>
            <w:sz w:val="24"/>
            <w:szCs w:val="24"/>
          </w:rPr>
          <w:t xml:space="preserve"> official site.</w:t>
        </w:r>
        <w:r w:rsidRPr="00D67A07">
          <w:rPr>
            <w:rFonts w:ascii="Times New Roman" w:eastAsia="Times New Roman" w:hAnsi="Times New Roman" w:cs="Times New Roman"/>
            <w:sz w:val="24"/>
            <w:szCs w:val="24"/>
          </w:rPr>
          <w:br/>
        </w:r>
      </w:ins>
      <w:r>
        <w:rPr>
          <w:rFonts w:ascii="Times New Roman" w:eastAsia="Times New Roman" w:hAnsi="Times New Roman" w:cs="Times New Roman"/>
          <w:noProof/>
          <w:sz w:val="24"/>
          <w:szCs w:val="24"/>
        </w:rPr>
        <w:drawing>
          <wp:inline distT="0" distB="0" distL="0" distR="0">
            <wp:extent cx="7696200" cy="2486025"/>
            <wp:effectExtent l="19050" t="0" r="0" b="0"/>
            <wp:docPr id="7" name="Picture 7" descr="Download Code::Blocks in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ownload Code::Blocks in Windows"/>
                    <pic:cNvPicPr>
                      <a:picLocks noChangeAspect="1" noChangeArrowheads="1"/>
                    </pic:cNvPicPr>
                  </pic:nvPicPr>
                  <pic:blipFill>
                    <a:blip r:embed="rId31"/>
                    <a:srcRect/>
                    <a:stretch>
                      <a:fillRect/>
                    </a:stretch>
                  </pic:blipFill>
                  <pic:spPr bwMode="auto">
                    <a:xfrm>
                      <a:off x="0" y="0"/>
                      <a:ext cx="7696200" cy="2486025"/>
                    </a:xfrm>
                    <a:prstGeom prst="rect">
                      <a:avLst/>
                    </a:prstGeom>
                    <a:noFill/>
                    <a:ln w="9525">
                      <a:noFill/>
                      <a:miter lim="800000"/>
                      <a:headEnd/>
                      <a:tailEnd/>
                    </a:ln>
                  </pic:spPr>
                </pic:pic>
              </a:graphicData>
            </a:graphic>
          </wp:inline>
        </w:drawing>
      </w:r>
    </w:p>
    <w:p w:rsidR="00D67A07" w:rsidRPr="00D67A07" w:rsidRDefault="00D67A07" w:rsidP="00D67A07">
      <w:pPr>
        <w:numPr>
          <w:ilvl w:val="0"/>
          <w:numId w:val="13"/>
        </w:numPr>
        <w:spacing w:before="100" w:beforeAutospacing="1" w:after="100" w:afterAutospacing="1" w:line="240" w:lineRule="auto"/>
        <w:rPr>
          <w:ins w:id="177" w:author="Unknown"/>
          <w:rFonts w:ascii="Times New Roman" w:eastAsia="Times New Roman" w:hAnsi="Times New Roman" w:cs="Times New Roman"/>
          <w:sz w:val="24"/>
          <w:szCs w:val="24"/>
        </w:rPr>
      </w:pPr>
      <w:ins w:id="178" w:author="Unknown">
        <w:r w:rsidRPr="00D67A07">
          <w:rPr>
            <w:rFonts w:ascii="Times New Roman" w:eastAsia="Times New Roman" w:hAnsi="Times New Roman" w:cs="Times New Roman"/>
            <w:sz w:val="24"/>
            <w:szCs w:val="24"/>
          </w:rPr>
          <w:t xml:space="preserve">Under </w:t>
        </w:r>
        <w:r w:rsidRPr="00D67A07">
          <w:rPr>
            <w:rFonts w:ascii="Times New Roman" w:eastAsia="Times New Roman" w:hAnsi="Times New Roman" w:cs="Times New Roman"/>
            <w:b/>
            <w:bCs/>
            <w:sz w:val="24"/>
            <w:szCs w:val="24"/>
          </w:rPr>
          <w:t xml:space="preserve">Windows XP / Vista / 7 / 8.x / 10 </w:t>
        </w:r>
        <w:r w:rsidRPr="00D67A07">
          <w:rPr>
            <w:rFonts w:ascii="Times New Roman" w:eastAsia="Times New Roman" w:hAnsi="Times New Roman" w:cs="Times New Roman"/>
            <w:sz w:val="24"/>
            <w:szCs w:val="24"/>
          </w:rPr>
          <w:t xml:space="preserve">section, click the link with </w:t>
        </w:r>
        <w:proofErr w:type="spellStart"/>
        <w:r w:rsidRPr="00D67A07">
          <w:rPr>
            <w:rFonts w:ascii="Times New Roman" w:eastAsia="Times New Roman" w:hAnsi="Times New Roman" w:cs="Times New Roman"/>
            <w:b/>
            <w:bCs/>
            <w:sz w:val="24"/>
            <w:szCs w:val="24"/>
          </w:rPr>
          <w:t>mingw</w:t>
        </w:r>
        <w:proofErr w:type="spellEnd"/>
        <w:r w:rsidRPr="00D67A07">
          <w:rPr>
            <w:rFonts w:ascii="Times New Roman" w:eastAsia="Times New Roman" w:hAnsi="Times New Roman" w:cs="Times New Roman"/>
            <w:b/>
            <w:bCs/>
            <w:sz w:val="24"/>
            <w:szCs w:val="24"/>
          </w:rPr>
          <w:t xml:space="preserve">-setup </w:t>
        </w:r>
        <w:r w:rsidRPr="00D67A07">
          <w:rPr>
            <w:rFonts w:ascii="Times New Roman" w:eastAsia="Times New Roman" w:hAnsi="Times New Roman" w:cs="Times New Roman"/>
            <w:sz w:val="24"/>
            <w:szCs w:val="24"/>
          </w:rPr>
          <w:t xml:space="preserve">highlighted row either from Sourceforge.net or </w:t>
        </w:r>
        <w:proofErr w:type="spellStart"/>
        <w:r w:rsidRPr="00D67A07">
          <w:rPr>
            <w:rFonts w:ascii="Times New Roman" w:eastAsia="Times New Roman" w:hAnsi="Times New Roman" w:cs="Times New Roman"/>
            <w:sz w:val="24"/>
            <w:szCs w:val="24"/>
          </w:rPr>
          <w:t>FossHub</w:t>
        </w:r>
        <w:proofErr w:type="spellEnd"/>
        <w:r w:rsidRPr="00D67A07">
          <w:rPr>
            <w:rFonts w:ascii="Times New Roman" w:eastAsia="Times New Roman" w:hAnsi="Times New Roman" w:cs="Times New Roman"/>
            <w:sz w:val="24"/>
            <w:szCs w:val="24"/>
          </w:rPr>
          <w:t>.</w:t>
        </w:r>
      </w:ins>
    </w:p>
    <w:p w:rsidR="00D67A07" w:rsidRPr="00D67A07" w:rsidRDefault="00D67A07" w:rsidP="00D67A07">
      <w:pPr>
        <w:numPr>
          <w:ilvl w:val="0"/>
          <w:numId w:val="13"/>
        </w:numPr>
        <w:spacing w:before="100" w:beforeAutospacing="1" w:after="100" w:afterAutospacing="1" w:line="240" w:lineRule="auto"/>
        <w:rPr>
          <w:ins w:id="179" w:author="Unknown"/>
          <w:rFonts w:ascii="Times New Roman" w:eastAsia="Times New Roman" w:hAnsi="Times New Roman" w:cs="Times New Roman"/>
          <w:sz w:val="24"/>
          <w:szCs w:val="24"/>
        </w:rPr>
      </w:pPr>
      <w:ins w:id="180" w:author="Unknown">
        <w:r w:rsidRPr="00D67A07">
          <w:rPr>
            <w:rFonts w:ascii="Times New Roman" w:eastAsia="Times New Roman" w:hAnsi="Times New Roman" w:cs="Times New Roman"/>
            <w:sz w:val="24"/>
            <w:szCs w:val="24"/>
          </w:rPr>
          <w:t>Open the Code::Blocks Setup file and follow the instructions (</w:t>
        </w:r>
        <w:r w:rsidRPr="00D67A07">
          <w:rPr>
            <w:rFonts w:ascii="Times New Roman" w:eastAsia="Times New Roman" w:hAnsi="Times New Roman" w:cs="Times New Roman"/>
            <w:b/>
            <w:bCs/>
            <w:sz w:val="24"/>
            <w:szCs w:val="24"/>
          </w:rPr>
          <w:t>Next</w:t>
        </w:r>
        <w:r w:rsidRPr="00D67A07">
          <w:rPr>
            <w:rFonts w:ascii="Times New Roman" w:eastAsia="Times New Roman" w:hAnsi="Times New Roman" w:cs="Times New Roman"/>
            <w:sz w:val="24"/>
            <w:szCs w:val="24"/>
          </w:rPr>
          <w:t xml:space="preserve"> &gt; </w:t>
        </w:r>
        <w:r w:rsidRPr="00D67A07">
          <w:rPr>
            <w:rFonts w:ascii="Times New Roman" w:eastAsia="Times New Roman" w:hAnsi="Times New Roman" w:cs="Times New Roman"/>
            <w:b/>
            <w:bCs/>
            <w:sz w:val="24"/>
            <w:szCs w:val="24"/>
          </w:rPr>
          <w:t>I agree</w:t>
        </w:r>
        <w:r w:rsidRPr="00D67A07">
          <w:rPr>
            <w:rFonts w:ascii="Times New Roman" w:eastAsia="Times New Roman" w:hAnsi="Times New Roman" w:cs="Times New Roman"/>
            <w:sz w:val="24"/>
            <w:szCs w:val="24"/>
          </w:rPr>
          <w:t xml:space="preserve"> &gt; </w:t>
        </w:r>
        <w:r w:rsidRPr="00D67A07">
          <w:rPr>
            <w:rFonts w:ascii="Times New Roman" w:eastAsia="Times New Roman" w:hAnsi="Times New Roman" w:cs="Times New Roman"/>
            <w:b/>
            <w:bCs/>
            <w:sz w:val="24"/>
            <w:szCs w:val="24"/>
          </w:rPr>
          <w:t>Next</w:t>
        </w:r>
        <w:r w:rsidRPr="00D67A07">
          <w:rPr>
            <w:rFonts w:ascii="Times New Roman" w:eastAsia="Times New Roman" w:hAnsi="Times New Roman" w:cs="Times New Roman"/>
            <w:sz w:val="24"/>
            <w:szCs w:val="24"/>
          </w:rPr>
          <w:t xml:space="preserve"> &gt; </w:t>
        </w:r>
        <w:r w:rsidRPr="00D67A07">
          <w:rPr>
            <w:rFonts w:ascii="Times New Roman" w:eastAsia="Times New Roman" w:hAnsi="Times New Roman" w:cs="Times New Roman"/>
            <w:b/>
            <w:bCs/>
            <w:sz w:val="24"/>
            <w:szCs w:val="24"/>
          </w:rPr>
          <w:t>Install</w:t>
        </w:r>
        <w:r w:rsidRPr="00D67A07">
          <w:rPr>
            <w:rFonts w:ascii="Times New Roman" w:eastAsia="Times New Roman" w:hAnsi="Times New Roman" w:cs="Times New Roman"/>
            <w:sz w:val="24"/>
            <w:szCs w:val="24"/>
          </w:rPr>
          <w:t xml:space="preserve">); you don’t need to change anything. This installs the Code::Blocks with gnu </w:t>
        </w:r>
        <w:proofErr w:type="spellStart"/>
        <w:r w:rsidRPr="00D67A07">
          <w:rPr>
            <w:rFonts w:ascii="Times New Roman" w:eastAsia="Times New Roman" w:hAnsi="Times New Roman" w:cs="Times New Roman"/>
            <w:sz w:val="24"/>
            <w:szCs w:val="24"/>
          </w:rPr>
          <w:t>gcc</w:t>
        </w:r>
        <w:proofErr w:type="spellEnd"/>
        <w:r w:rsidRPr="00D67A07">
          <w:rPr>
            <w:rFonts w:ascii="Times New Roman" w:eastAsia="Times New Roman" w:hAnsi="Times New Roman" w:cs="Times New Roman"/>
            <w:sz w:val="24"/>
            <w:szCs w:val="24"/>
          </w:rPr>
          <w:t xml:space="preserve"> compiler, which is the best compiler to start with for beginners.</w:t>
        </w:r>
      </w:ins>
    </w:p>
    <w:p w:rsidR="00D67A07" w:rsidRPr="00D67A07" w:rsidRDefault="00D67A07" w:rsidP="00D67A07">
      <w:pPr>
        <w:numPr>
          <w:ilvl w:val="0"/>
          <w:numId w:val="13"/>
        </w:numPr>
        <w:spacing w:before="100" w:beforeAutospacing="1" w:after="100" w:afterAutospacing="1" w:line="240" w:lineRule="auto"/>
        <w:rPr>
          <w:ins w:id="181" w:author="Unknown"/>
          <w:rFonts w:ascii="Times New Roman" w:eastAsia="Times New Roman" w:hAnsi="Times New Roman" w:cs="Times New Roman"/>
          <w:sz w:val="24"/>
          <w:szCs w:val="24"/>
        </w:rPr>
      </w:pPr>
      <w:ins w:id="182" w:author="Unknown">
        <w:r w:rsidRPr="00D67A07">
          <w:rPr>
            <w:rFonts w:ascii="Times New Roman" w:eastAsia="Times New Roman" w:hAnsi="Times New Roman" w:cs="Times New Roman"/>
            <w:sz w:val="24"/>
            <w:szCs w:val="24"/>
          </w:rPr>
          <w:t xml:space="preserve">Now, open Code::Blocks and go to </w:t>
        </w:r>
        <w:r w:rsidRPr="00D67A07">
          <w:rPr>
            <w:rFonts w:ascii="Times New Roman" w:eastAsia="Times New Roman" w:hAnsi="Times New Roman" w:cs="Times New Roman"/>
            <w:b/>
            <w:bCs/>
            <w:sz w:val="24"/>
            <w:szCs w:val="24"/>
          </w:rPr>
          <w:t>File &gt; New &gt; Empty file</w:t>
        </w:r>
        <w:r w:rsidRPr="00D67A07">
          <w:rPr>
            <w:rFonts w:ascii="Times New Roman" w:eastAsia="Times New Roman" w:hAnsi="Times New Roman" w:cs="Times New Roman"/>
            <w:sz w:val="24"/>
            <w:szCs w:val="24"/>
          </w:rPr>
          <w:t xml:space="preserve"> (Shortcut: </w:t>
        </w:r>
        <w:proofErr w:type="spellStart"/>
        <w:r w:rsidRPr="00D67A07">
          <w:rPr>
            <w:rFonts w:ascii="Times New Roman" w:eastAsia="Times New Roman" w:hAnsi="Times New Roman" w:cs="Times New Roman"/>
            <w:b/>
            <w:bCs/>
            <w:sz w:val="24"/>
            <w:szCs w:val="24"/>
          </w:rPr>
          <w:t>Ctrl+Shift+N</w:t>
        </w:r>
        <w:proofErr w:type="spellEnd"/>
        <w:r w:rsidRPr="00D67A07">
          <w:rPr>
            <w:rFonts w:ascii="Times New Roman" w:eastAsia="Times New Roman" w:hAnsi="Times New Roman" w:cs="Times New Roman"/>
            <w:sz w:val="24"/>
            <w:szCs w:val="24"/>
          </w:rPr>
          <w:t>)</w:t>
        </w:r>
        <w:r w:rsidRPr="00D67A07">
          <w:rPr>
            <w:rFonts w:ascii="Times New Roman" w:eastAsia="Times New Roman" w:hAnsi="Times New Roman" w:cs="Times New Roman"/>
            <w:sz w:val="24"/>
            <w:szCs w:val="24"/>
          </w:rPr>
          <w:br/>
        </w:r>
      </w:ins>
      <w:r>
        <w:rPr>
          <w:rFonts w:ascii="Times New Roman" w:eastAsia="Times New Roman" w:hAnsi="Times New Roman" w:cs="Times New Roman"/>
          <w:noProof/>
          <w:sz w:val="24"/>
          <w:szCs w:val="24"/>
        </w:rPr>
        <w:drawing>
          <wp:inline distT="0" distB="0" distL="0" distR="0">
            <wp:extent cx="7391400" cy="3190875"/>
            <wp:effectExtent l="19050" t="0" r="0" b="0"/>
            <wp:docPr id="8" name="Picture 8" descr="Create new empty file in Code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reate new empty file in CodeBlocks"/>
                    <pic:cNvPicPr>
                      <a:picLocks noChangeAspect="1" noChangeArrowheads="1"/>
                    </pic:cNvPicPr>
                  </pic:nvPicPr>
                  <pic:blipFill>
                    <a:blip r:embed="rId32"/>
                    <a:srcRect/>
                    <a:stretch>
                      <a:fillRect/>
                    </a:stretch>
                  </pic:blipFill>
                  <pic:spPr bwMode="auto">
                    <a:xfrm>
                      <a:off x="0" y="0"/>
                      <a:ext cx="7391400" cy="3190875"/>
                    </a:xfrm>
                    <a:prstGeom prst="rect">
                      <a:avLst/>
                    </a:prstGeom>
                    <a:noFill/>
                    <a:ln w="9525">
                      <a:noFill/>
                      <a:miter lim="800000"/>
                      <a:headEnd/>
                      <a:tailEnd/>
                    </a:ln>
                  </pic:spPr>
                </pic:pic>
              </a:graphicData>
            </a:graphic>
          </wp:inline>
        </w:drawing>
      </w:r>
    </w:p>
    <w:p w:rsidR="00D67A07" w:rsidRPr="00D67A07" w:rsidRDefault="00D67A07" w:rsidP="00D67A07">
      <w:pPr>
        <w:numPr>
          <w:ilvl w:val="0"/>
          <w:numId w:val="13"/>
        </w:numPr>
        <w:spacing w:before="100" w:beforeAutospacing="1" w:after="100" w:afterAutospacing="1" w:line="240" w:lineRule="auto"/>
        <w:rPr>
          <w:ins w:id="183" w:author="Unknown"/>
          <w:rFonts w:ascii="Times New Roman" w:eastAsia="Times New Roman" w:hAnsi="Times New Roman" w:cs="Times New Roman"/>
          <w:sz w:val="24"/>
          <w:szCs w:val="24"/>
        </w:rPr>
      </w:pPr>
      <w:ins w:id="184" w:author="Unknown">
        <w:r w:rsidRPr="00D67A07">
          <w:rPr>
            <w:rFonts w:ascii="Times New Roman" w:eastAsia="Times New Roman" w:hAnsi="Times New Roman" w:cs="Times New Roman"/>
            <w:sz w:val="24"/>
            <w:szCs w:val="24"/>
          </w:rPr>
          <w:t xml:space="preserve">Write the C++ code and save the file with </w:t>
        </w:r>
        <w:r w:rsidRPr="00D67A07">
          <w:rPr>
            <w:rFonts w:ascii="Times New Roman" w:eastAsia="Times New Roman" w:hAnsi="Times New Roman" w:cs="Times New Roman"/>
            <w:b/>
            <w:bCs/>
            <w:sz w:val="24"/>
            <w:szCs w:val="24"/>
          </w:rPr>
          <w:t>.</w:t>
        </w:r>
        <w:proofErr w:type="spellStart"/>
        <w:r w:rsidRPr="00D67A07">
          <w:rPr>
            <w:rFonts w:ascii="Times New Roman" w:eastAsia="Times New Roman" w:hAnsi="Times New Roman" w:cs="Times New Roman"/>
            <w:b/>
            <w:bCs/>
            <w:sz w:val="24"/>
            <w:szCs w:val="24"/>
          </w:rPr>
          <w:t>cpp</w:t>
        </w:r>
        <w:proofErr w:type="spellEnd"/>
        <w:r w:rsidRPr="00D67A07">
          <w:rPr>
            <w:rFonts w:ascii="Times New Roman" w:eastAsia="Times New Roman" w:hAnsi="Times New Roman" w:cs="Times New Roman"/>
            <w:sz w:val="24"/>
            <w:szCs w:val="24"/>
          </w:rPr>
          <w:t xml:space="preserve"> extension. To save the file, go to </w:t>
        </w:r>
        <w:r w:rsidRPr="00D67A07">
          <w:rPr>
            <w:rFonts w:ascii="Times New Roman" w:eastAsia="Times New Roman" w:hAnsi="Times New Roman" w:cs="Times New Roman"/>
            <w:b/>
            <w:bCs/>
            <w:sz w:val="24"/>
            <w:szCs w:val="24"/>
          </w:rPr>
          <w:t>File &gt; Save</w:t>
        </w:r>
        <w:r w:rsidRPr="00D67A07">
          <w:rPr>
            <w:rFonts w:ascii="Times New Roman" w:eastAsia="Times New Roman" w:hAnsi="Times New Roman" w:cs="Times New Roman"/>
            <w:sz w:val="24"/>
            <w:szCs w:val="24"/>
          </w:rPr>
          <w:t xml:space="preserve"> (Shortcut: </w:t>
        </w:r>
        <w:proofErr w:type="spellStart"/>
        <w:r w:rsidRPr="00D67A07">
          <w:rPr>
            <w:rFonts w:ascii="Times New Roman" w:eastAsia="Times New Roman" w:hAnsi="Times New Roman" w:cs="Times New Roman"/>
            <w:b/>
            <w:bCs/>
            <w:sz w:val="24"/>
            <w:szCs w:val="24"/>
          </w:rPr>
          <w:t>Ctrl+S</w:t>
        </w:r>
        <w:proofErr w:type="spellEnd"/>
        <w:r w:rsidRPr="00D67A07">
          <w:rPr>
            <w:rFonts w:ascii="Times New Roman" w:eastAsia="Times New Roman" w:hAnsi="Times New Roman" w:cs="Times New Roman"/>
            <w:sz w:val="24"/>
            <w:szCs w:val="24"/>
          </w:rPr>
          <w:t xml:space="preserve">). </w:t>
        </w:r>
        <w:r w:rsidRPr="00D67A07">
          <w:rPr>
            <w:rFonts w:ascii="Times New Roman" w:eastAsia="Times New Roman" w:hAnsi="Times New Roman" w:cs="Times New Roman"/>
            <w:b/>
            <w:bCs/>
            <w:sz w:val="24"/>
            <w:szCs w:val="24"/>
          </w:rPr>
          <w:t>Important</w:t>
        </w:r>
        <w:r w:rsidRPr="00D67A07">
          <w:rPr>
            <w:rFonts w:ascii="Times New Roman" w:eastAsia="Times New Roman" w:hAnsi="Times New Roman" w:cs="Times New Roman"/>
            <w:sz w:val="24"/>
            <w:szCs w:val="24"/>
          </w:rPr>
          <w:t>: The filename should end with .</w:t>
        </w:r>
        <w:proofErr w:type="spellStart"/>
        <w:r w:rsidRPr="00D67A07">
          <w:rPr>
            <w:rFonts w:ascii="Times New Roman" w:eastAsia="Times New Roman" w:hAnsi="Times New Roman" w:cs="Times New Roman"/>
            <w:sz w:val="24"/>
            <w:szCs w:val="24"/>
          </w:rPr>
          <w:t>cpp</w:t>
        </w:r>
        <w:proofErr w:type="spellEnd"/>
        <w:r w:rsidRPr="00D67A07">
          <w:rPr>
            <w:rFonts w:ascii="Times New Roman" w:eastAsia="Times New Roman" w:hAnsi="Times New Roman" w:cs="Times New Roman"/>
            <w:sz w:val="24"/>
            <w:szCs w:val="24"/>
          </w:rPr>
          <w:t xml:space="preserve"> extension, </w:t>
        </w:r>
        <w:r w:rsidRPr="00D67A07">
          <w:rPr>
            <w:rFonts w:ascii="Times New Roman" w:eastAsia="Times New Roman" w:hAnsi="Times New Roman" w:cs="Times New Roman"/>
            <w:sz w:val="24"/>
            <w:szCs w:val="24"/>
          </w:rPr>
          <w:lastRenderedPageBreak/>
          <w:t>like: hello</w:t>
        </w:r>
        <w:r w:rsidRPr="00D67A07">
          <w:rPr>
            <w:rFonts w:ascii="Times New Roman" w:eastAsia="Times New Roman" w:hAnsi="Times New Roman" w:cs="Times New Roman"/>
            <w:b/>
            <w:bCs/>
            <w:sz w:val="24"/>
            <w:szCs w:val="24"/>
          </w:rPr>
          <w:t xml:space="preserve">.cpp, </w:t>
        </w:r>
        <w:r w:rsidRPr="00D67A07">
          <w:rPr>
            <w:rFonts w:ascii="Times New Roman" w:eastAsia="Times New Roman" w:hAnsi="Times New Roman" w:cs="Times New Roman"/>
            <w:sz w:val="24"/>
            <w:szCs w:val="24"/>
          </w:rPr>
          <w:t>your-program-name</w:t>
        </w:r>
        <w:r w:rsidRPr="00D67A07">
          <w:rPr>
            <w:rFonts w:ascii="Times New Roman" w:eastAsia="Times New Roman" w:hAnsi="Times New Roman" w:cs="Times New Roman"/>
            <w:b/>
            <w:bCs/>
            <w:sz w:val="24"/>
            <w:szCs w:val="24"/>
          </w:rPr>
          <w:t>.cpp</w:t>
        </w:r>
        <w:r w:rsidRPr="00D67A07">
          <w:rPr>
            <w:rFonts w:ascii="Times New Roman" w:eastAsia="Times New Roman" w:hAnsi="Times New Roman" w:cs="Times New Roman"/>
            <w:b/>
            <w:bCs/>
            <w:sz w:val="24"/>
            <w:szCs w:val="24"/>
          </w:rPr>
          <w:br/>
        </w:r>
      </w:ins>
      <w:r>
        <w:rPr>
          <w:rFonts w:ascii="Times New Roman" w:eastAsia="Times New Roman" w:hAnsi="Times New Roman" w:cs="Times New Roman"/>
          <w:b/>
          <w:bCs/>
          <w:noProof/>
          <w:sz w:val="24"/>
          <w:szCs w:val="24"/>
        </w:rPr>
        <w:drawing>
          <wp:inline distT="0" distB="0" distL="0" distR="0">
            <wp:extent cx="6915150" cy="2628900"/>
            <wp:effectExtent l="19050" t="0" r="0" b="0"/>
            <wp:docPr id="9" name="Picture 9" descr="Create .cpp file to ru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reate .cpp file to run C++"/>
                    <pic:cNvPicPr>
                      <a:picLocks noChangeAspect="1" noChangeArrowheads="1"/>
                    </pic:cNvPicPr>
                  </pic:nvPicPr>
                  <pic:blipFill>
                    <a:blip r:embed="rId33"/>
                    <a:srcRect/>
                    <a:stretch>
                      <a:fillRect/>
                    </a:stretch>
                  </pic:blipFill>
                  <pic:spPr bwMode="auto">
                    <a:xfrm>
                      <a:off x="0" y="0"/>
                      <a:ext cx="6915150" cy="2628900"/>
                    </a:xfrm>
                    <a:prstGeom prst="rect">
                      <a:avLst/>
                    </a:prstGeom>
                    <a:noFill/>
                    <a:ln w="9525">
                      <a:noFill/>
                      <a:miter lim="800000"/>
                      <a:headEnd/>
                      <a:tailEnd/>
                    </a:ln>
                  </pic:spPr>
                </pic:pic>
              </a:graphicData>
            </a:graphic>
          </wp:inline>
        </w:drawing>
      </w:r>
    </w:p>
    <w:p w:rsidR="00D67A07" w:rsidRPr="00D67A07" w:rsidRDefault="00D67A07" w:rsidP="00D67A07">
      <w:pPr>
        <w:numPr>
          <w:ilvl w:val="0"/>
          <w:numId w:val="13"/>
        </w:numPr>
        <w:spacing w:before="100" w:beforeAutospacing="1" w:after="100" w:afterAutospacing="1" w:line="240" w:lineRule="auto"/>
        <w:rPr>
          <w:ins w:id="185" w:author="Unknown"/>
          <w:rFonts w:ascii="Times New Roman" w:eastAsia="Times New Roman" w:hAnsi="Times New Roman" w:cs="Times New Roman"/>
          <w:sz w:val="24"/>
          <w:szCs w:val="24"/>
        </w:rPr>
      </w:pPr>
      <w:ins w:id="186" w:author="Unknown">
        <w:r w:rsidRPr="00D67A07">
          <w:rPr>
            <w:rFonts w:ascii="Times New Roman" w:eastAsia="Times New Roman" w:hAnsi="Times New Roman" w:cs="Times New Roman"/>
            <w:sz w:val="24"/>
            <w:szCs w:val="24"/>
          </w:rPr>
          <w:t xml:space="preserve">To run the program, go to </w:t>
        </w:r>
        <w:r w:rsidRPr="00D67A07">
          <w:rPr>
            <w:rFonts w:ascii="Times New Roman" w:eastAsia="Times New Roman" w:hAnsi="Times New Roman" w:cs="Times New Roman"/>
            <w:b/>
            <w:bCs/>
            <w:sz w:val="24"/>
            <w:szCs w:val="24"/>
          </w:rPr>
          <w:t>Build</w:t>
        </w:r>
        <w:r w:rsidRPr="00D67A07">
          <w:rPr>
            <w:rFonts w:ascii="Times New Roman" w:eastAsia="Times New Roman" w:hAnsi="Times New Roman" w:cs="Times New Roman"/>
            <w:sz w:val="24"/>
            <w:szCs w:val="24"/>
          </w:rPr>
          <w:t xml:space="preserve"> &gt; </w:t>
        </w:r>
        <w:r w:rsidRPr="00D67A07">
          <w:rPr>
            <w:rFonts w:ascii="Times New Roman" w:eastAsia="Times New Roman" w:hAnsi="Times New Roman" w:cs="Times New Roman"/>
            <w:b/>
            <w:bCs/>
            <w:sz w:val="24"/>
            <w:szCs w:val="24"/>
          </w:rPr>
          <w:t xml:space="preserve">Build and Run </w:t>
        </w:r>
        <w:r w:rsidRPr="00D67A07">
          <w:rPr>
            <w:rFonts w:ascii="Times New Roman" w:eastAsia="Times New Roman" w:hAnsi="Times New Roman" w:cs="Times New Roman"/>
            <w:sz w:val="24"/>
            <w:szCs w:val="24"/>
          </w:rPr>
          <w:t xml:space="preserve">(Shortcut: </w:t>
        </w:r>
        <w:r w:rsidRPr="00D67A07">
          <w:rPr>
            <w:rFonts w:ascii="Times New Roman" w:eastAsia="Times New Roman" w:hAnsi="Times New Roman" w:cs="Times New Roman"/>
            <w:b/>
            <w:bCs/>
            <w:sz w:val="24"/>
            <w:szCs w:val="24"/>
          </w:rPr>
          <w:t>F9</w:t>
        </w:r>
        <w:r w:rsidRPr="00D67A07">
          <w:rPr>
            <w:rFonts w:ascii="Times New Roman" w:eastAsia="Times New Roman" w:hAnsi="Times New Roman" w:cs="Times New Roman"/>
            <w:sz w:val="24"/>
            <w:szCs w:val="24"/>
          </w:rPr>
          <w:t>). This will build the executable file and run it.</w:t>
        </w:r>
      </w:ins>
    </w:p>
    <w:p w:rsidR="00D67A07" w:rsidRPr="00D67A07" w:rsidRDefault="00D67A07" w:rsidP="00D67A07">
      <w:pPr>
        <w:spacing w:before="100" w:beforeAutospacing="1" w:after="100" w:afterAutospacing="1" w:line="240" w:lineRule="auto"/>
        <w:rPr>
          <w:ins w:id="187" w:author="Unknown"/>
          <w:rFonts w:ascii="Times New Roman" w:eastAsia="Times New Roman" w:hAnsi="Times New Roman" w:cs="Times New Roman"/>
          <w:sz w:val="24"/>
          <w:szCs w:val="24"/>
        </w:rPr>
      </w:pPr>
      <w:ins w:id="188" w:author="Unknown">
        <w:r w:rsidRPr="00D67A07">
          <w:rPr>
            <w:rFonts w:ascii="Times New Roman" w:eastAsia="Times New Roman" w:hAnsi="Times New Roman" w:cs="Times New Roman"/>
            <w:sz w:val="24"/>
            <w:szCs w:val="24"/>
          </w:rPr>
          <w:t xml:space="preserve">If your program doesn’t run and if you see error message "can't find compiler executable in your search </w:t>
        </w:r>
        <w:proofErr w:type="gramStart"/>
        <w:r w:rsidRPr="00D67A07">
          <w:rPr>
            <w:rFonts w:ascii="Times New Roman" w:eastAsia="Times New Roman" w:hAnsi="Times New Roman" w:cs="Times New Roman"/>
            <w:sz w:val="24"/>
            <w:szCs w:val="24"/>
          </w:rPr>
          <w:t>path(</w:t>
        </w:r>
        <w:proofErr w:type="gramEnd"/>
        <w:r w:rsidRPr="00D67A07">
          <w:rPr>
            <w:rFonts w:ascii="Times New Roman" w:eastAsia="Times New Roman" w:hAnsi="Times New Roman" w:cs="Times New Roman"/>
            <w:sz w:val="24"/>
            <w:szCs w:val="24"/>
          </w:rPr>
          <w:t xml:space="preserve">GNU GCC compiler)",  go to </w:t>
        </w:r>
        <w:r w:rsidRPr="00D67A07">
          <w:rPr>
            <w:rFonts w:ascii="Times New Roman" w:eastAsia="Times New Roman" w:hAnsi="Times New Roman" w:cs="Times New Roman"/>
            <w:b/>
            <w:bCs/>
            <w:sz w:val="24"/>
            <w:szCs w:val="24"/>
          </w:rPr>
          <w:t xml:space="preserve">Settings &gt; Compiler &gt; </w:t>
        </w:r>
        <w:proofErr w:type="spellStart"/>
        <w:r w:rsidRPr="00D67A07">
          <w:rPr>
            <w:rFonts w:ascii="Times New Roman" w:eastAsia="Times New Roman" w:hAnsi="Times New Roman" w:cs="Times New Roman"/>
            <w:b/>
            <w:bCs/>
            <w:sz w:val="24"/>
            <w:szCs w:val="24"/>
          </w:rPr>
          <w:t>Toolchain</w:t>
        </w:r>
        <w:proofErr w:type="spellEnd"/>
        <w:r w:rsidRPr="00D67A07">
          <w:rPr>
            <w:rFonts w:ascii="Times New Roman" w:eastAsia="Times New Roman" w:hAnsi="Times New Roman" w:cs="Times New Roman"/>
            <w:b/>
            <w:bCs/>
            <w:sz w:val="24"/>
            <w:szCs w:val="24"/>
          </w:rPr>
          <w:t xml:space="preserve"> </w:t>
        </w:r>
        <w:proofErr w:type="spellStart"/>
        <w:r w:rsidRPr="00D67A07">
          <w:rPr>
            <w:rFonts w:ascii="Times New Roman" w:eastAsia="Times New Roman" w:hAnsi="Times New Roman" w:cs="Times New Roman"/>
            <w:b/>
            <w:bCs/>
            <w:sz w:val="24"/>
            <w:szCs w:val="24"/>
          </w:rPr>
          <w:t>executables</w:t>
        </w:r>
        <w:proofErr w:type="spellEnd"/>
        <w:r w:rsidRPr="00D67A07">
          <w:rPr>
            <w:rFonts w:ascii="Times New Roman" w:eastAsia="Times New Roman" w:hAnsi="Times New Roman" w:cs="Times New Roman"/>
            <w:sz w:val="24"/>
            <w:szCs w:val="24"/>
          </w:rPr>
          <w:t xml:space="preserve">  and click </w:t>
        </w:r>
        <w:r w:rsidRPr="00D67A07">
          <w:rPr>
            <w:rFonts w:ascii="Times New Roman" w:eastAsia="Times New Roman" w:hAnsi="Times New Roman" w:cs="Times New Roman"/>
            <w:b/>
            <w:bCs/>
            <w:sz w:val="24"/>
            <w:szCs w:val="24"/>
          </w:rPr>
          <w:t>Auto-detect</w:t>
        </w:r>
        <w:r w:rsidRPr="00D67A07">
          <w:rPr>
            <w:rFonts w:ascii="Times New Roman" w:eastAsia="Times New Roman" w:hAnsi="Times New Roman" w:cs="Times New Roman"/>
            <w:sz w:val="24"/>
            <w:szCs w:val="24"/>
          </w:rPr>
          <w:t>. This should solve the issue in most cases.</w:t>
        </w:r>
      </w:ins>
    </w:p>
    <w:p w:rsidR="00D67A07" w:rsidRPr="00D67A07" w:rsidRDefault="00D67A07" w:rsidP="00D67A07">
      <w:pPr>
        <w:spacing w:before="100" w:beforeAutospacing="1" w:after="100" w:afterAutospacing="1" w:line="240" w:lineRule="auto"/>
        <w:outlineLvl w:val="1"/>
        <w:rPr>
          <w:ins w:id="189" w:author="Unknown"/>
          <w:rFonts w:ascii="Times New Roman" w:eastAsia="Times New Roman" w:hAnsi="Times New Roman" w:cs="Times New Roman"/>
          <w:b/>
          <w:bCs/>
          <w:sz w:val="36"/>
          <w:szCs w:val="36"/>
        </w:rPr>
      </w:pPr>
      <w:ins w:id="190" w:author="Unknown">
        <w:r w:rsidRPr="00D67A07">
          <w:rPr>
            <w:rFonts w:ascii="Times New Roman" w:eastAsia="Times New Roman" w:hAnsi="Times New Roman" w:cs="Times New Roman"/>
            <w:b/>
            <w:bCs/>
            <w:sz w:val="36"/>
            <w:szCs w:val="36"/>
          </w:rPr>
          <w:t xml:space="preserve">Your first C++ program </w:t>
        </w:r>
      </w:ins>
    </w:p>
    <w:p w:rsidR="00D67A07" w:rsidRPr="00D67A07" w:rsidRDefault="00D67A07" w:rsidP="00D67A07">
      <w:pPr>
        <w:spacing w:before="100" w:beforeAutospacing="1" w:after="100" w:afterAutospacing="1" w:line="240" w:lineRule="auto"/>
        <w:rPr>
          <w:ins w:id="191" w:author="Unknown"/>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866775" cy="866775"/>
            <wp:effectExtent l="19050" t="0" r="9525" b="0"/>
            <wp:docPr id="10" name="Picture 10" descr="https://www.programiz.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programiz.com/"/>
                    <pic:cNvPicPr>
                      <a:picLocks noChangeAspect="1" noChangeArrowheads="1"/>
                    </pic:cNvPicPr>
                  </pic:nvPicPr>
                  <pic:blipFill>
                    <a:blip r:embed="rId34"/>
                    <a:srcRect/>
                    <a:stretch>
                      <a:fillRect/>
                    </a:stretch>
                  </pic:blipFill>
                  <pic:spPr bwMode="auto">
                    <a:xfrm>
                      <a:off x="0" y="0"/>
                      <a:ext cx="866775" cy="866775"/>
                    </a:xfrm>
                    <a:prstGeom prst="rect">
                      <a:avLst/>
                    </a:prstGeom>
                    <a:noFill/>
                    <a:ln w="9525">
                      <a:noFill/>
                      <a:miter lim="800000"/>
                      <a:headEnd/>
                      <a:tailEnd/>
                    </a:ln>
                  </pic:spPr>
                </pic:pic>
              </a:graphicData>
            </a:graphic>
          </wp:inline>
        </w:drawing>
      </w:r>
    </w:p>
    <w:p w:rsidR="00D67A07" w:rsidRPr="00D67A07" w:rsidRDefault="00D67A07" w:rsidP="00D67A07">
      <w:pPr>
        <w:spacing w:before="100" w:beforeAutospacing="1" w:after="100" w:afterAutospacing="1" w:line="240" w:lineRule="auto"/>
        <w:rPr>
          <w:ins w:id="192" w:author="Unknown"/>
          <w:rFonts w:ascii="Times New Roman" w:eastAsia="Times New Roman" w:hAnsi="Times New Roman" w:cs="Times New Roman"/>
          <w:sz w:val="24"/>
          <w:szCs w:val="24"/>
        </w:rPr>
      </w:pPr>
      <w:ins w:id="193" w:author="Unknown">
        <w:r w:rsidRPr="00D67A07">
          <w:rPr>
            <w:rFonts w:ascii="Times New Roman" w:eastAsia="Times New Roman" w:hAnsi="Times New Roman" w:cs="Times New Roman"/>
            <w:sz w:val="24"/>
            <w:szCs w:val="24"/>
          </w:rPr>
          <w:t>Now you have installed the compiler based on your OS, it’s time to write your first C++ program.</w:t>
        </w:r>
      </w:ins>
    </w:p>
    <w:p w:rsidR="00D67A07" w:rsidRPr="00D67A07" w:rsidRDefault="00D67A07" w:rsidP="00D67A07">
      <w:pPr>
        <w:spacing w:before="100" w:beforeAutospacing="1" w:after="100" w:afterAutospacing="1" w:line="240" w:lineRule="auto"/>
        <w:outlineLvl w:val="2"/>
        <w:rPr>
          <w:ins w:id="194" w:author="Unknown"/>
          <w:rFonts w:ascii="Times New Roman" w:eastAsia="Times New Roman" w:hAnsi="Times New Roman" w:cs="Times New Roman"/>
          <w:b/>
          <w:bCs/>
          <w:sz w:val="27"/>
          <w:szCs w:val="27"/>
        </w:rPr>
      </w:pPr>
      <w:ins w:id="195" w:author="Unknown">
        <w:r w:rsidRPr="00D67A07">
          <w:rPr>
            <w:rFonts w:ascii="Times New Roman" w:eastAsia="Times New Roman" w:hAnsi="Times New Roman" w:cs="Times New Roman"/>
            <w:b/>
            <w:bCs/>
            <w:sz w:val="27"/>
            <w:szCs w:val="27"/>
          </w:rPr>
          <w:t>“Hello World!”</w:t>
        </w:r>
      </w:ins>
    </w:p>
    <w:p w:rsidR="00D67A07" w:rsidRPr="00D67A07" w:rsidRDefault="00D67A07" w:rsidP="00D67A07">
      <w:pPr>
        <w:spacing w:before="100" w:beforeAutospacing="1" w:after="100" w:afterAutospacing="1" w:line="240" w:lineRule="auto"/>
        <w:rPr>
          <w:ins w:id="196" w:author="Unknown"/>
          <w:rFonts w:ascii="Times New Roman" w:eastAsia="Times New Roman" w:hAnsi="Times New Roman" w:cs="Times New Roman"/>
          <w:sz w:val="24"/>
          <w:szCs w:val="24"/>
        </w:rPr>
      </w:pPr>
      <w:ins w:id="197" w:author="Unknown">
        <w:r w:rsidRPr="00D67A07">
          <w:rPr>
            <w:rFonts w:ascii="Times New Roman" w:eastAsia="Times New Roman" w:hAnsi="Times New Roman" w:cs="Times New Roman"/>
            <w:sz w:val="24"/>
            <w:szCs w:val="24"/>
          </w:rPr>
          <w:t>Your first C++ program will be a “Hello World!” program.</w:t>
        </w:r>
      </w:ins>
    </w:p>
    <w:p w:rsidR="00D67A07" w:rsidRPr="00D67A07" w:rsidRDefault="00D67A07" w:rsidP="00D67A07">
      <w:pPr>
        <w:spacing w:before="100" w:beforeAutospacing="1" w:after="100" w:afterAutospacing="1" w:line="240" w:lineRule="auto"/>
        <w:rPr>
          <w:ins w:id="198" w:author="Unknown"/>
          <w:rFonts w:ascii="Times New Roman" w:eastAsia="Times New Roman" w:hAnsi="Times New Roman" w:cs="Times New Roman"/>
          <w:sz w:val="24"/>
          <w:szCs w:val="24"/>
        </w:rPr>
      </w:pPr>
      <w:ins w:id="199" w:author="Unknown">
        <w:r w:rsidRPr="00D67A07">
          <w:rPr>
            <w:rFonts w:ascii="Times New Roman" w:eastAsia="Times New Roman" w:hAnsi="Times New Roman" w:cs="Times New Roman"/>
            <w:sz w:val="24"/>
            <w:szCs w:val="24"/>
          </w:rPr>
          <w:t>You might have noticed “Hello World!” being the first program while starting out with any programming language. This is because:</w:t>
        </w:r>
      </w:ins>
    </w:p>
    <w:p w:rsidR="00D67A07" w:rsidRPr="00D67A07" w:rsidRDefault="00D67A07" w:rsidP="00D67A07">
      <w:pPr>
        <w:numPr>
          <w:ilvl w:val="0"/>
          <w:numId w:val="14"/>
        </w:numPr>
        <w:spacing w:before="100" w:beforeAutospacing="1" w:after="100" w:afterAutospacing="1" w:line="240" w:lineRule="auto"/>
        <w:rPr>
          <w:ins w:id="200" w:author="Unknown"/>
          <w:rFonts w:ascii="Times New Roman" w:eastAsia="Times New Roman" w:hAnsi="Times New Roman" w:cs="Times New Roman"/>
          <w:sz w:val="24"/>
          <w:szCs w:val="24"/>
        </w:rPr>
      </w:pPr>
      <w:ins w:id="201" w:author="Unknown">
        <w:r w:rsidRPr="00D67A07">
          <w:rPr>
            <w:rFonts w:ascii="Times New Roman" w:eastAsia="Times New Roman" w:hAnsi="Times New Roman" w:cs="Times New Roman"/>
            <w:sz w:val="24"/>
            <w:szCs w:val="24"/>
          </w:rPr>
          <w:t>It is a standard check to see whether everything is working fine or not.</w:t>
        </w:r>
      </w:ins>
    </w:p>
    <w:p w:rsidR="00D67A07" w:rsidRPr="00D67A07" w:rsidRDefault="00D67A07" w:rsidP="00D67A07">
      <w:pPr>
        <w:numPr>
          <w:ilvl w:val="0"/>
          <w:numId w:val="14"/>
        </w:numPr>
        <w:spacing w:before="100" w:beforeAutospacing="1" w:after="100" w:afterAutospacing="1" w:line="240" w:lineRule="auto"/>
        <w:rPr>
          <w:ins w:id="202" w:author="Unknown"/>
          <w:rFonts w:ascii="Times New Roman" w:eastAsia="Times New Roman" w:hAnsi="Times New Roman" w:cs="Times New Roman"/>
          <w:sz w:val="24"/>
          <w:szCs w:val="24"/>
        </w:rPr>
      </w:pPr>
      <w:ins w:id="203" w:author="Unknown">
        <w:r w:rsidRPr="00D67A07">
          <w:rPr>
            <w:rFonts w:ascii="Times New Roman" w:eastAsia="Times New Roman" w:hAnsi="Times New Roman" w:cs="Times New Roman"/>
            <w:sz w:val="24"/>
            <w:szCs w:val="24"/>
          </w:rPr>
          <w:t>There will be very less code to start with.</w:t>
        </w:r>
      </w:ins>
    </w:p>
    <w:p w:rsidR="00D67A07" w:rsidRPr="00D67A07" w:rsidRDefault="00D67A07" w:rsidP="00D67A07">
      <w:pPr>
        <w:numPr>
          <w:ilvl w:val="0"/>
          <w:numId w:val="14"/>
        </w:numPr>
        <w:spacing w:before="100" w:beforeAutospacing="1" w:after="100" w:afterAutospacing="1" w:line="240" w:lineRule="auto"/>
        <w:rPr>
          <w:ins w:id="204" w:author="Unknown"/>
          <w:rFonts w:ascii="Times New Roman" w:eastAsia="Times New Roman" w:hAnsi="Times New Roman" w:cs="Times New Roman"/>
          <w:sz w:val="24"/>
          <w:szCs w:val="24"/>
        </w:rPr>
      </w:pPr>
      <w:ins w:id="205" w:author="Unknown">
        <w:r w:rsidRPr="00D67A07">
          <w:rPr>
            <w:rFonts w:ascii="Times New Roman" w:eastAsia="Times New Roman" w:hAnsi="Times New Roman" w:cs="Times New Roman"/>
            <w:sz w:val="24"/>
            <w:szCs w:val="24"/>
          </w:rPr>
          <w:t>The less code makes it intuitive for the beginners to get acquainted with the language.</w:t>
        </w:r>
      </w:ins>
    </w:p>
    <w:p w:rsidR="00D67A07" w:rsidRPr="00D67A07" w:rsidRDefault="00D67A07" w:rsidP="00D67A07">
      <w:pPr>
        <w:numPr>
          <w:ilvl w:val="0"/>
          <w:numId w:val="14"/>
        </w:numPr>
        <w:spacing w:before="100" w:beforeAutospacing="1" w:after="100" w:afterAutospacing="1" w:line="240" w:lineRule="auto"/>
        <w:rPr>
          <w:ins w:id="206" w:author="Unknown"/>
          <w:rFonts w:ascii="Times New Roman" w:eastAsia="Times New Roman" w:hAnsi="Times New Roman" w:cs="Times New Roman"/>
          <w:sz w:val="24"/>
          <w:szCs w:val="24"/>
        </w:rPr>
      </w:pPr>
      <w:ins w:id="207" w:author="Unknown">
        <w:r w:rsidRPr="00D67A07">
          <w:rPr>
            <w:rFonts w:ascii="Times New Roman" w:eastAsia="Times New Roman" w:hAnsi="Times New Roman" w:cs="Times New Roman"/>
            <w:sz w:val="24"/>
            <w:szCs w:val="24"/>
          </w:rPr>
          <w:t>The code is enough to learn the basic syntax and semantics of the language.</w:t>
        </w:r>
      </w:ins>
    </w:p>
    <w:p w:rsidR="00D67A07" w:rsidRPr="00D67A07" w:rsidRDefault="00D67A07" w:rsidP="00D67A07">
      <w:pPr>
        <w:spacing w:before="100" w:beforeAutospacing="1" w:after="100" w:afterAutospacing="1" w:line="240" w:lineRule="auto"/>
        <w:rPr>
          <w:ins w:id="208" w:author="Unknown"/>
          <w:rFonts w:ascii="Times New Roman" w:eastAsia="Times New Roman" w:hAnsi="Times New Roman" w:cs="Times New Roman"/>
          <w:sz w:val="24"/>
          <w:szCs w:val="24"/>
        </w:rPr>
      </w:pPr>
      <w:ins w:id="209" w:author="Unknown">
        <w:r w:rsidRPr="00D67A07">
          <w:rPr>
            <w:rFonts w:ascii="Times New Roman" w:eastAsia="Times New Roman" w:hAnsi="Times New Roman" w:cs="Times New Roman"/>
            <w:sz w:val="24"/>
            <w:szCs w:val="24"/>
          </w:rPr>
          <w:t>So, let’s get coding.</w:t>
        </w:r>
      </w:ins>
    </w:p>
    <w:p w:rsidR="00D67A07" w:rsidRPr="00D67A07" w:rsidRDefault="00D67A07" w:rsidP="00D6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10" w:author="Unknown"/>
          <w:rFonts w:ascii="Courier New" w:eastAsia="Times New Roman" w:hAnsi="Courier New" w:cs="Courier New"/>
          <w:sz w:val="20"/>
          <w:szCs w:val="20"/>
        </w:rPr>
      </w:pPr>
      <w:ins w:id="211" w:author="Unknown">
        <w:r w:rsidRPr="00D67A07">
          <w:rPr>
            <w:rFonts w:ascii="Courier New" w:eastAsia="Times New Roman" w:hAnsi="Courier New" w:cs="Courier New"/>
            <w:sz w:val="20"/>
            <w:szCs w:val="20"/>
          </w:rPr>
          <w:t>#include &lt;</w:t>
        </w:r>
        <w:proofErr w:type="spellStart"/>
        <w:r w:rsidRPr="00D67A07">
          <w:rPr>
            <w:rFonts w:ascii="Courier New" w:eastAsia="Times New Roman" w:hAnsi="Courier New" w:cs="Courier New"/>
            <w:sz w:val="20"/>
            <w:szCs w:val="20"/>
          </w:rPr>
          <w:t>iostream</w:t>
        </w:r>
        <w:proofErr w:type="spellEnd"/>
        <w:r w:rsidRPr="00D67A07">
          <w:rPr>
            <w:rFonts w:ascii="Courier New" w:eastAsia="Times New Roman" w:hAnsi="Courier New" w:cs="Courier New"/>
            <w:sz w:val="20"/>
            <w:szCs w:val="20"/>
          </w:rPr>
          <w:t>&gt;</w:t>
        </w:r>
      </w:ins>
    </w:p>
    <w:p w:rsidR="00D67A07" w:rsidRPr="00D67A07" w:rsidRDefault="00D67A07" w:rsidP="00D6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12" w:author="Unknown"/>
          <w:rFonts w:ascii="Courier New" w:eastAsia="Times New Roman" w:hAnsi="Courier New" w:cs="Courier New"/>
          <w:sz w:val="20"/>
          <w:szCs w:val="20"/>
        </w:rPr>
      </w:pPr>
      <w:proofErr w:type="gramStart"/>
      <w:ins w:id="213" w:author="Unknown">
        <w:r w:rsidRPr="00D67A07">
          <w:rPr>
            <w:rFonts w:ascii="Courier New" w:eastAsia="Times New Roman" w:hAnsi="Courier New" w:cs="Courier New"/>
            <w:sz w:val="20"/>
            <w:szCs w:val="20"/>
          </w:rPr>
          <w:t>using</w:t>
        </w:r>
        <w:proofErr w:type="gramEnd"/>
        <w:r w:rsidRPr="00D67A07">
          <w:rPr>
            <w:rFonts w:ascii="Courier New" w:eastAsia="Times New Roman" w:hAnsi="Courier New" w:cs="Courier New"/>
            <w:sz w:val="20"/>
            <w:szCs w:val="20"/>
          </w:rPr>
          <w:t xml:space="preserve"> namespace std;</w:t>
        </w:r>
      </w:ins>
    </w:p>
    <w:p w:rsidR="00D67A07" w:rsidRPr="00D67A07" w:rsidRDefault="00D67A07" w:rsidP="00D6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14" w:author="Unknown"/>
          <w:rFonts w:ascii="Courier New" w:eastAsia="Times New Roman" w:hAnsi="Courier New" w:cs="Courier New"/>
          <w:sz w:val="20"/>
          <w:szCs w:val="20"/>
        </w:rPr>
      </w:pPr>
      <w:proofErr w:type="spellStart"/>
      <w:proofErr w:type="gramStart"/>
      <w:ins w:id="215" w:author="Unknown">
        <w:r w:rsidRPr="00D67A07">
          <w:rPr>
            <w:rFonts w:ascii="Courier New" w:eastAsia="Times New Roman" w:hAnsi="Courier New" w:cs="Courier New"/>
            <w:sz w:val="20"/>
            <w:szCs w:val="20"/>
          </w:rPr>
          <w:lastRenderedPageBreak/>
          <w:t>int</w:t>
        </w:r>
        <w:proofErr w:type="spellEnd"/>
        <w:proofErr w:type="gramEnd"/>
        <w:r w:rsidRPr="00D67A07">
          <w:rPr>
            <w:rFonts w:ascii="Courier New" w:eastAsia="Times New Roman" w:hAnsi="Courier New" w:cs="Courier New"/>
            <w:sz w:val="20"/>
            <w:szCs w:val="20"/>
          </w:rPr>
          <w:t xml:space="preserve"> main()</w:t>
        </w:r>
      </w:ins>
    </w:p>
    <w:p w:rsidR="00D67A07" w:rsidRPr="00D67A07" w:rsidRDefault="00D67A07" w:rsidP="00D6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16" w:author="Unknown"/>
          <w:rFonts w:ascii="Courier New" w:eastAsia="Times New Roman" w:hAnsi="Courier New" w:cs="Courier New"/>
          <w:sz w:val="20"/>
          <w:szCs w:val="20"/>
        </w:rPr>
      </w:pPr>
      <w:ins w:id="217" w:author="Unknown">
        <w:r w:rsidRPr="00D67A07">
          <w:rPr>
            <w:rFonts w:ascii="Courier New" w:eastAsia="Times New Roman" w:hAnsi="Courier New" w:cs="Courier New"/>
            <w:sz w:val="20"/>
            <w:szCs w:val="20"/>
          </w:rPr>
          <w:t>{</w:t>
        </w:r>
      </w:ins>
    </w:p>
    <w:p w:rsidR="00D67A07" w:rsidRPr="00D67A07" w:rsidRDefault="00D67A07" w:rsidP="00D6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18" w:author="Unknown"/>
          <w:rFonts w:ascii="Courier New" w:eastAsia="Times New Roman" w:hAnsi="Courier New" w:cs="Courier New"/>
          <w:sz w:val="20"/>
          <w:szCs w:val="20"/>
        </w:rPr>
      </w:pPr>
      <w:ins w:id="219" w:author="Unknown">
        <w:r w:rsidRPr="00D67A07">
          <w:rPr>
            <w:rFonts w:ascii="Courier New" w:eastAsia="Times New Roman" w:hAnsi="Courier New" w:cs="Courier New"/>
            <w:sz w:val="20"/>
            <w:szCs w:val="20"/>
          </w:rPr>
          <w:t xml:space="preserve">    </w:t>
        </w:r>
        <w:proofErr w:type="spellStart"/>
        <w:proofErr w:type="gramStart"/>
        <w:r w:rsidRPr="00D67A07">
          <w:rPr>
            <w:rFonts w:ascii="Courier New" w:eastAsia="Times New Roman" w:hAnsi="Courier New" w:cs="Courier New"/>
            <w:sz w:val="20"/>
            <w:szCs w:val="20"/>
          </w:rPr>
          <w:t>cout</w:t>
        </w:r>
        <w:proofErr w:type="spellEnd"/>
        <w:proofErr w:type="gramEnd"/>
        <w:r w:rsidRPr="00D67A07">
          <w:rPr>
            <w:rFonts w:ascii="Courier New" w:eastAsia="Times New Roman" w:hAnsi="Courier New" w:cs="Courier New"/>
            <w:sz w:val="20"/>
            <w:szCs w:val="20"/>
          </w:rPr>
          <w:t>&lt;&lt;"Hello World!";</w:t>
        </w:r>
      </w:ins>
    </w:p>
    <w:p w:rsidR="00D67A07" w:rsidRPr="00D67A07" w:rsidRDefault="00D67A07" w:rsidP="00D6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20" w:author="Unknown"/>
          <w:rFonts w:ascii="Courier New" w:eastAsia="Times New Roman" w:hAnsi="Courier New" w:cs="Courier New"/>
          <w:sz w:val="20"/>
          <w:szCs w:val="20"/>
        </w:rPr>
      </w:pPr>
      <w:ins w:id="221" w:author="Unknown">
        <w:r w:rsidRPr="00D67A07">
          <w:rPr>
            <w:rFonts w:ascii="Courier New" w:eastAsia="Times New Roman" w:hAnsi="Courier New" w:cs="Courier New"/>
            <w:sz w:val="20"/>
            <w:szCs w:val="20"/>
          </w:rPr>
          <w:t xml:space="preserve">    </w:t>
        </w:r>
        <w:proofErr w:type="gramStart"/>
        <w:r w:rsidRPr="00D67A07">
          <w:rPr>
            <w:rFonts w:ascii="Courier New" w:eastAsia="Times New Roman" w:hAnsi="Courier New" w:cs="Courier New"/>
            <w:sz w:val="20"/>
            <w:szCs w:val="20"/>
          </w:rPr>
          <w:t>return</w:t>
        </w:r>
        <w:proofErr w:type="gramEnd"/>
        <w:r w:rsidRPr="00D67A07">
          <w:rPr>
            <w:rFonts w:ascii="Courier New" w:eastAsia="Times New Roman" w:hAnsi="Courier New" w:cs="Courier New"/>
            <w:sz w:val="20"/>
            <w:szCs w:val="20"/>
          </w:rPr>
          <w:t xml:space="preserve"> 0;</w:t>
        </w:r>
      </w:ins>
    </w:p>
    <w:p w:rsidR="00D67A07" w:rsidRPr="00D67A07" w:rsidRDefault="00D67A07" w:rsidP="00D6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22" w:author="Unknown"/>
          <w:rFonts w:ascii="Courier New" w:eastAsia="Times New Roman" w:hAnsi="Courier New" w:cs="Courier New"/>
          <w:sz w:val="20"/>
          <w:szCs w:val="20"/>
        </w:rPr>
      </w:pPr>
      <w:ins w:id="223" w:author="Unknown">
        <w:r w:rsidRPr="00D67A07">
          <w:rPr>
            <w:rFonts w:ascii="Courier New" w:eastAsia="Times New Roman" w:hAnsi="Courier New" w:cs="Courier New"/>
            <w:sz w:val="20"/>
            <w:szCs w:val="20"/>
          </w:rPr>
          <w:t>}</w:t>
        </w:r>
      </w:ins>
    </w:p>
    <w:p w:rsidR="00D67A07" w:rsidRPr="00D67A07" w:rsidRDefault="00D67A07" w:rsidP="00D67A07">
      <w:pPr>
        <w:spacing w:before="100" w:beforeAutospacing="1" w:after="100" w:afterAutospacing="1" w:line="240" w:lineRule="auto"/>
        <w:rPr>
          <w:ins w:id="224" w:author="Unknown"/>
          <w:rFonts w:ascii="Times New Roman" w:eastAsia="Times New Roman" w:hAnsi="Times New Roman" w:cs="Times New Roman"/>
          <w:sz w:val="24"/>
          <w:szCs w:val="24"/>
        </w:rPr>
      </w:pPr>
      <w:ins w:id="225" w:author="Unknown">
        <w:r w:rsidRPr="00D67A07">
          <w:rPr>
            <w:rFonts w:ascii="Times New Roman" w:eastAsia="Times New Roman" w:hAnsi="Times New Roman" w:cs="Times New Roman"/>
            <w:sz w:val="24"/>
            <w:szCs w:val="24"/>
          </w:rPr>
          <w:t xml:space="preserve">The program prints </w:t>
        </w:r>
        <w:r w:rsidRPr="00D67A07">
          <w:rPr>
            <w:rFonts w:ascii="Courier New" w:eastAsia="Times New Roman" w:hAnsi="Courier New" w:cs="Courier New"/>
            <w:sz w:val="20"/>
          </w:rPr>
          <w:t>Hello World!</w:t>
        </w:r>
        <w:r w:rsidRPr="00D67A07">
          <w:rPr>
            <w:rFonts w:ascii="Times New Roman" w:eastAsia="Times New Roman" w:hAnsi="Times New Roman" w:cs="Times New Roman"/>
            <w:sz w:val="24"/>
            <w:szCs w:val="24"/>
          </w:rPr>
          <w:t xml:space="preserve"> </w:t>
        </w:r>
        <w:proofErr w:type="gramStart"/>
        <w:r w:rsidRPr="00D67A07">
          <w:rPr>
            <w:rFonts w:ascii="Times New Roman" w:eastAsia="Times New Roman" w:hAnsi="Times New Roman" w:cs="Times New Roman"/>
            <w:sz w:val="24"/>
            <w:szCs w:val="24"/>
          </w:rPr>
          <w:t>in</w:t>
        </w:r>
        <w:proofErr w:type="gramEnd"/>
        <w:r w:rsidRPr="00D67A07">
          <w:rPr>
            <w:rFonts w:ascii="Times New Roman" w:eastAsia="Times New Roman" w:hAnsi="Times New Roman" w:cs="Times New Roman"/>
            <w:sz w:val="24"/>
            <w:szCs w:val="24"/>
          </w:rPr>
          <w:t xml:space="preserve"> the output screen.</w:t>
        </w:r>
      </w:ins>
    </w:p>
    <w:p w:rsidR="00D67A07" w:rsidRPr="00D67A07" w:rsidRDefault="00D67A07" w:rsidP="00D67A07">
      <w:pPr>
        <w:spacing w:before="100" w:beforeAutospacing="1" w:after="100" w:afterAutospacing="1" w:line="240" w:lineRule="auto"/>
        <w:outlineLvl w:val="2"/>
        <w:rPr>
          <w:ins w:id="226" w:author="Unknown"/>
          <w:rFonts w:ascii="Times New Roman" w:eastAsia="Times New Roman" w:hAnsi="Times New Roman" w:cs="Times New Roman"/>
          <w:b/>
          <w:bCs/>
          <w:sz w:val="27"/>
          <w:szCs w:val="27"/>
        </w:rPr>
      </w:pPr>
      <w:ins w:id="227" w:author="Unknown">
        <w:r w:rsidRPr="00D67A07">
          <w:rPr>
            <w:rFonts w:ascii="Times New Roman" w:eastAsia="Times New Roman" w:hAnsi="Times New Roman" w:cs="Times New Roman"/>
            <w:b/>
            <w:bCs/>
            <w:sz w:val="27"/>
            <w:szCs w:val="27"/>
          </w:rPr>
          <w:t>How the program works?</w:t>
        </w:r>
      </w:ins>
    </w:p>
    <w:p w:rsidR="00D67A07" w:rsidRPr="00D67A07" w:rsidRDefault="00D67A07" w:rsidP="00D67A07">
      <w:pPr>
        <w:spacing w:before="100" w:beforeAutospacing="1" w:after="100" w:afterAutospacing="1" w:line="240" w:lineRule="auto"/>
        <w:rPr>
          <w:ins w:id="228" w:author="Unknown"/>
          <w:rFonts w:ascii="Times New Roman" w:eastAsia="Times New Roman" w:hAnsi="Times New Roman" w:cs="Times New Roman"/>
          <w:sz w:val="24"/>
          <w:szCs w:val="24"/>
        </w:rPr>
      </w:pPr>
      <w:ins w:id="229" w:author="Unknown">
        <w:r w:rsidRPr="00D67A07">
          <w:rPr>
            <w:rFonts w:ascii="Times New Roman" w:eastAsia="Times New Roman" w:hAnsi="Times New Roman" w:cs="Times New Roman"/>
            <w:sz w:val="24"/>
            <w:szCs w:val="24"/>
          </w:rPr>
          <w:t>Now, let’s dissect the above code. The code is divided into six major parts:</w:t>
        </w:r>
      </w:ins>
    </w:p>
    <w:p w:rsidR="00D67A07" w:rsidRPr="00D67A07" w:rsidRDefault="00D67A07" w:rsidP="00D67A07">
      <w:pPr>
        <w:numPr>
          <w:ilvl w:val="0"/>
          <w:numId w:val="15"/>
        </w:numPr>
        <w:spacing w:before="100" w:beforeAutospacing="1" w:after="100" w:afterAutospacing="1" w:line="240" w:lineRule="auto"/>
        <w:rPr>
          <w:ins w:id="230" w:author="Unknown"/>
          <w:rFonts w:ascii="Times New Roman" w:eastAsia="Times New Roman" w:hAnsi="Times New Roman" w:cs="Times New Roman"/>
          <w:sz w:val="24"/>
          <w:szCs w:val="24"/>
        </w:rPr>
      </w:pPr>
      <w:ins w:id="231" w:author="Unknown">
        <w:r w:rsidRPr="00D67A07">
          <w:rPr>
            <w:rFonts w:ascii="Times New Roman" w:eastAsia="Times New Roman" w:hAnsi="Times New Roman" w:cs="Times New Roman"/>
            <w:sz w:val="24"/>
            <w:szCs w:val="24"/>
          </w:rPr>
          <w:t>#include &lt;</w:t>
        </w:r>
        <w:proofErr w:type="spellStart"/>
        <w:r w:rsidRPr="00D67A07">
          <w:rPr>
            <w:rFonts w:ascii="Times New Roman" w:eastAsia="Times New Roman" w:hAnsi="Times New Roman" w:cs="Times New Roman"/>
            <w:sz w:val="24"/>
            <w:szCs w:val="24"/>
          </w:rPr>
          <w:t>iostream</w:t>
        </w:r>
        <w:proofErr w:type="spellEnd"/>
        <w:r w:rsidRPr="00D67A07">
          <w:rPr>
            <w:rFonts w:ascii="Times New Roman" w:eastAsia="Times New Roman" w:hAnsi="Times New Roman" w:cs="Times New Roman"/>
            <w:sz w:val="24"/>
            <w:szCs w:val="24"/>
          </w:rPr>
          <w:t>&gt;</w:t>
        </w:r>
      </w:ins>
    </w:p>
    <w:p w:rsidR="00D67A07" w:rsidRPr="00D67A07" w:rsidRDefault="00D67A07" w:rsidP="00D67A07">
      <w:pPr>
        <w:numPr>
          <w:ilvl w:val="0"/>
          <w:numId w:val="15"/>
        </w:numPr>
        <w:spacing w:before="100" w:beforeAutospacing="1" w:after="100" w:afterAutospacing="1" w:line="240" w:lineRule="auto"/>
        <w:rPr>
          <w:ins w:id="232" w:author="Unknown"/>
          <w:rFonts w:ascii="Times New Roman" w:eastAsia="Times New Roman" w:hAnsi="Times New Roman" w:cs="Times New Roman"/>
          <w:sz w:val="24"/>
          <w:szCs w:val="24"/>
        </w:rPr>
      </w:pPr>
      <w:ins w:id="233" w:author="Unknown">
        <w:r w:rsidRPr="00D67A07">
          <w:rPr>
            <w:rFonts w:ascii="Times New Roman" w:eastAsia="Times New Roman" w:hAnsi="Times New Roman" w:cs="Times New Roman"/>
            <w:sz w:val="24"/>
            <w:szCs w:val="24"/>
          </w:rPr>
          <w:t>using namespace std</w:t>
        </w:r>
      </w:ins>
    </w:p>
    <w:p w:rsidR="00D67A07" w:rsidRPr="00D67A07" w:rsidRDefault="00D67A07" w:rsidP="00D67A07">
      <w:pPr>
        <w:numPr>
          <w:ilvl w:val="0"/>
          <w:numId w:val="15"/>
        </w:numPr>
        <w:spacing w:before="100" w:beforeAutospacing="1" w:after="100" w:afterAutospacing="1" w:line="240" w:lineRule="auto"/>
        <w:rPr>
          <w:ins w:id="234" w:author="Unknown"/>
          <w:rFonts w:ascii="Times New Roman" w:eastAsia="Times New Roman" w:hAnsi="Times New Roman" w:cs="Times New Roman"/>
          <w:sz w:val="24"/>
          <w:szCs w:val="24"/>
        </w:rPr>
      </w:pPr>
      <w:ins w:id="235" w:author="Unknown">
        <w:r w:rsidRPr="00D67A07">
          <w:rPr>
            <w:rFonts w:ascii="Times New Roman" w:eastAsia="Times New Roman" w:hAnsi="Times New Roman" w:cs="Times New Roman"/>
            <w:sz w:val="24"/>
            <w:szCs w:val="24"/>
          </w:rPr>
          <w:t>;</w:t>
        </w:r>
      </w:ins>
    </w:p>
    <w:p w:rsidR="00D67A07" w:rsidRPr="00D67A07" w:rsidRDefault="00D67A07" w:rsidP="00D67A07">
      <w:pPr>
        <w:numPr>
          <w:ilvl w:val="0"/>
          <w:numId w:val="15"/>
        </w:numPr>
        <w:spacing w:before="100" w:beforeAutospacing="1" w:after="100" w:afterAutospacing="1" w:line="240" w:lineRule="auto"/>
        <w:rPr>
          <w:ins w:id="236" w:author="Unknown"/>
          <w:rFonts w:ascii="Times New Roman" w:eastAsia="Times New Roman" w:hAnsi="Times New Roman" w:cs="Times New Roman"/>
          <w:sz w:val="24"/>
          <w:szCs w:val="24"/>
        </w:rPr>
      </w:pPr>
      <w:proofErr w:type="spellStart"/>
      <w:ins w:id="237" w:author="Unknown">
        <w:r w:rsidRPr="00D67A07">
          <w:rPr>
            <w:rFonts w:ascii="Times New Roman" w:eastAsia="Times New Roman" w:hAnsi="Times New Roman" w:cs="Times New Roman"/>
            <w:sz w:val="24"/>
            <w:szCs w:val="24"/>
          </w:rPr>
          <w:t>int</w:t>
        </w:r>
        <w:proofErr w:type="spellEnd"/>
        <w:r w:rsidRPr="00D67A07">
          <w:rPr>
            <w:rFonts w:ascii="Times New Roman" w:eastAsia="Times New Roman" w:hAnsi="Times New Roman" w:cs="Times New Roman"/>
            <w:sz w:val="24"/>
            <w:szCs w:val="24"/>
          </w:rPr>
          <w:t xml:space="preserve"> main() { }</w:t>
        </w:r>
      </w:ins>
    </w:p>
    <w:p w:rsidR="00D67A07" w:rsidRPr="00D67A07" w:rsidRDefault="00D67A07" w:rsidP="00D67A07">
      <w:pPr>
        <w:numPr>
          <w:ilvl w:val="0"/>
          <w:numId w:val="15"/>
        </w:numPr>
        <w:spacing w:before="100" w:beforeAutospacing="1" w:after="100" w:afterAutospacing="1" w:line="240" w:lineRule="auto"/>
        <w:rPr>
          <w:ins w:id="238" w:author="Unknown"/>
          <w:rFonts w:ascii="Times New Roman" w:eastAsia="Times New Roman" w:hAnsi="Times New Roman" w:cs="Times New Roman"/>
          <w:sz w:val="24"/>
          <w:szCs w:val="24"/>
        </w:rPr>
      </w:pPr>
      <w:proofErr w:type="spellStart"/>
      <w:proofErr w:type="gramStart"/>
      <w:ins w:id="239" w:author="Unknown">
        <w:r w:rsidRPr="00D67A07">
          <w:rPr>
            <w:rFonts w:ascii="Times New Roman" w:eastAsia="Times New Roman" w:hAnsi="Times New Roman" w:cs="Times New Roman"/>
            <w:sz w:val="24"/>
            <w:szCs w:val="24"/>
          </w:rPr>
          <w:t>cout</w:t>
        </w:r>
        <w:proofErr w:type="spellEnd"/>
        <w:proofErr w:type="gramEnd"/>
        <w:r w:rsidRPr="00D67A07">
          <w:rPr>
            <w:rFonts w:ascii="Times New Roman" w:eastAsia="Times New Roman" w:hAnsi="Times New Roman" w:cs="Times New Roman"/>
            <w:sz w:val="24"/>
            <w:szCs w:val="24"/>
          </w:rPr>
          <w:t xml:space="preserve"> &lt;&lt; “Hello World!”;</w:t>
        </w:r>
      </w:ins>
    </w:p>
    <w:p w:rsidR="00D67A07" w:rsidRPr="00D67A07" w:rsidRDefault="00D67A07" w:rsidP="00D67A07">
      <w:pPr>
        <w:numPr>
          <w:ilvl w:val="0"/>
          <w:numId w:val="15"/>
        </w:numPr>
        <w:spacing w:before="100" w:beforeAutospacing="1" w:after="100" w:afterAutospacing="1" w:line="240" w:lineRule="auto"/>
        <w:rPr>
          <w:ins w:id="240" w:author="Unknown"/>
          <w:rFonts w:ascii="Times New Roman" w:eastAsia="Times New Roman" w:hAnsi="Times New Roman" w:cs="Times New Roman"/>
          <w:sz w:val="24"/>
          <w:szCs w:val="24"/>
        </w:rPr>
      </w:pPr>
      <w:ins w:id="241" w:author="Unknown">
        <w:r w:rsidRPr="00D67A07">
          <w:rPr>
            <w:rFonts w:ascii="Times New Roman" w:eastAsia="Times New Roman" w:hAnsi="Times New Roman" w:cs="Times New Roman"/>
            <w:sz w:val="24"/>
            <w:szCs w:val="24"/>
          </w:rPr>
          <w:t>return 0;</w:t>
        </w:r>
      </w:ins>
    </w:p>
    <w:p w:rsidR="00D67A07" w:rsidRPr="00D67A07" w:rsidRDefault="00D67A07" w:rsidP="00D67A07">
      <w:pPr>
        <w:numPr>
          <w:ilvl w:val="0"/>
          <w:numId w:val="16"/>
        </w:numPr>
        <w:spacing w:before="100" w:beforeAutospacing="1" w:after="100" w:afterAutospacing="1" w:line="240" w:lineRule="auto"/>
        <w:rPr>
          <w:ins w:id="242" w:author="Unknown"/>
          <w:rFonts w:ascii="Times New Roman" w:eastAsia="Times New Roman" w:hAnsi="Times New Roman" w:cs="Times New Roman"/>
          <w:sz w:val="24"/>
          <w:szCs w:val="24"/>
        </w:rPr>
      </w:pPr>
      <w:ins w:id="243" w:author="Unknown">
        <w:r w:rsidRPr="00D67A07">
          <w:rPr>
            <w:rFonts w:ascii="Times New Roman" w:eastAsia="Times New Roman" w:hAnsi="Times New Roman" w:cs="Times New Roman"/>
            <w:b/>
            <w:bCs/>
            <w:sz w:val="24"/>
            <w:szCs w:val="24"/>
          </w:rPr>
          <w:t>What is #include &lt;</w:t>
        </w:r>
        <w:proofErr w:type="spellStart"/>
        <w:r w:rsidRPr="00D67A07">
          <w:rPr>
            <w:rFonts w:ascii="Times New Roman" w:eastAsia="Times New Roman" w:hAnsi="Times New Roman" w:cs="Times New Roman"/>
            <w:b/>
            <w:bCs/>
            <w:sz w:val="24"/>
            <w:szCs w:val="24"/>
          </w:rPr>
          <w:t>iostream</w:t>
        </w:r>
        <w:proofErr w:type="spellEnd"/>
        <w:r w:rsidRPr="00D67A07">
          <w:rPr>
            <w:rFonts w:ascii="Times New Roman" w:eastAsia="Times New Roman" w:hAnsi="Times New Roman" w:cs="Times New Roman"/>
            <w:b/>
            <w:bCs/>
            <w:sz w:val="24"/>
            <w:szCs w:val="24"/>
          </w:rPr>
          <w:t>&gt;?</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 xml:space="preserve">If you’ve already written code in C language before, you might </w:t>
        </w:r>
        <w:proofErr w:type="gramStart"/>
        <w:r w:rsidRPr="00D67A07">
          <w:rPr>
            <w:rFonts w:ascii="Times New Roman" w:eastAsia="Times New Roman" w:hAnsi="Times New Roman" w:cs="Times New Roman"/>
            <w:sz w:val="24"/>
            <w:szCs w:val="24"/>
          </w:rPr>
          <w:t>seen</w:t>
        </w:r>
        <w:proofErr w:type="gramEnd"/>
        <w:r w:rsidRPr="00D67A07">
          <w:rPr>
            <w:rFonts w:ascii="Times New Roman" w:eastAsia="Times New Roman" w:hAnsi="Times New Roman" w:cs="Times New Roman"/>
            <w:sz w:val="24"/>
            <w:szCs w:val="24"/>
          </w:rPr>
          <w:t xml:space="preserve"> this line of code before. If you haven’t, don’t worry we’ll cover it now.</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 xml:space="preserve">This statement includes the header file into the application so that you are able to use the operations included in them. Also, you can create your own header files and include them in your program using the </w:t>
        </w:r>
        <w:r w:rsidRPr="00D67A07">
          <w:rPr>
            <w:rFonts w:ascii="Courier New" w:eastAsia="Times New Roman" w:hAnsi="Courier New" w:cs="Courier New"/>
            <w:sz w:val="20"/>
          </w:rPr>
          <w:t>#</w:t>
        </w:r>
        <w:proofErr w:type="gramStart"/>
        <w:r w:rsidRPr="00D67A07">
          <w:rPr>
            <w:rFonts w:ascii="Courier New" w:eastAsia="Times New Roman" w:hAnsi="Courier New" w:cs="Courier New"/>
            <w:sz w:val="20"/>
          </w:rPr>
          <w:t>include</w:t>
        </w:r>
        <w:proofErr w:type="gramEnd"/>
        <w:r w:rsidRPr="00D67A07">
          <w:rPr>
            <w:rFonts w:ascii="Times New Roman" w:eastAsia="Times New Roman" w:hAnsi="Times New Roman" w:cs="Times New Roman"/>
            <w:sz w:val="24"/>
            <w:szCs w:val="24"/>
          </w:rPr>
          <w:t>.</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b/>
            <w:bCs/>
            <w:sz w:val="24"/>
            <w:szCs w:val="24"/>
          </w:rPr>
          <w:t xml:space="preserve">What is </w:t>
        </w:r>
        <w:proofErr w:type="spellStart"/>
        <w:r w:rsidRPr="00D67A07">
          <w:rPr>
            <w:rFonts w:ascii="Times New Roman" w:eastAsia="Times New Roman" w:hAnsi="Times New Roman" w:cs="Times New Roman"/>
            <w:b/>
            <w:bCs/>
            <w:sz w:val="24"/>
            <w:szCs w:val="24"/>
          </w:rPr>
          <w:t>iostream</w:t>
        </w:r>
        <w:proofErr w:type="spellEnd"/>
        <w:r w:rsidRPr="00D67A07">
          <w:rPr>
            <w:rFonts w:ascii="Times New Roman" w:eastAsia="Times New Roman" w:hAnsi="Times New Roman" w:cs="Times New Roman"/>
            <w:b/>
            <w:bCs/>
            <w:sz w:val="24"/>
            <w:szCs w:val="24"/>
          </w:rPr>
          <w:t>?</w:t>
        </w:r>
        <w:r w:rsidRPr="00D67A07">
          <w:rPr>
            <w:rFonts w:ascii="Times New Roman" w:eastAsia="Times New Roman" w:hAnsi="Times New Roman" w:cs="Times New Roman"/>
            <w:sz w:val="24"/>
            <w:szCs w:val="24"/>
          </w:rPr>
          <w:t xml:space="preserve"> </w:t>
        </w:r>
      </w:ins>
    </w:p>
    <w:p w:rsidR="00D67A07" w:rsidRPr="00D67A07" w:rsidRDefault="00D67A07" w:rsidP="00D67A07">
      <w:pPr>
        <w:spacing w:before="100" w:beforeAutospacing="1" w:after="100" w:afterAutospacing="1" w:line="240" w:lineRule="auto"/>
        <w:ind w:left="720"/>
        <w:rPr>
          <w:ins w:id="244" w:author="Unknown"/>
          <w:rFonts w:ascii="Times New Roman" w:eastAsia="Times New Roman" w:hAnsi="Times New Roman" w:cs="Times New Roman"/>
          <w:sz w:val="24"/>
          <w:szCs w:val="24"/>
        </w:rPr>
      </w:pPr>
      <w:proofErr w:type="spellStart"/>
      <w:proofErr w:type="gramStart"/>
      <w:ins w:id="245" w:author="Unknown">
        <w:r w:rsidRPr="00D67A07">
          <w:rPr>
            <w:rFonts w:ascii="Courier New" w:eastAsia="Times New Roman" w:hAnsi="Courier New" w:cs="Courier New"/>
            <w:sz w:val="20"/>
          </w:rPr>
          <w:t>iostream</w:t>
        </w:r>
        <w:proofErr w:type="spellEnd"/>
        <w:proofErr w:type="gramEnd"/>
        <w:r w:rsidRPr="00D67A07">
          <w:rPr>
            <w:rFonts w:ascii="Times New Roman" w:eastAsia="Times New Roman" w:hAnsi="Times New Roman" w:cs="Times New Roman"/>
            <w:sz w:val="24"/>
            <w:szCs w:val="24"/>
          </w:rPr>
          <w:t xml:space="preserve"> is what you call the header file. It is a standard C++ input/output library file.</w:t>
        </w:r>
        <w:r w:rsidRPr="00D67A07">
          <w:rPr>
            <w:rFonts w:ascii="Times New Roman" w:eastAsia="Times New Roman" w:hAnsi="Times New Roman" w:cs="Times New Roman"/>
            <w:sz w:val="24"/>
            <w:szCs w:val="24"/>
          </w:rPr>
          <w:br/>
          <w:t xml:space="preserve">It comes packaged with the compiler/IDE and </w:t>
        </w:r>
        <w:proofErr w:type="gramStart"/>
        <w:r w:rsidRPr="00D67A07">
          <w:rPr>
            <w:rFonts w:ascii="Times New Roman" w:eastAsia="Times New Roman" w:hAnsi="Times New Roman" w:cs="Times New Roman"/>
            <w:sz w:val="24"/>
            <w:szCs w:val="24"/>
          </w:rPr>
          <w:t>contain</w:t>
        </w:r>
        <w:proofErr w:type="gramEnd"/>
        <w:r w:rsidRPr="00D67A07">
          <w:rPr>
            <w:rFonts w:ascii="Times New Roman" w:eastAsia="Times New Roman" w:hAnsi="Times New Roman" w:cs="Times New Roman"/>
            <w:sz w:val="24"/>
            <w:szCs w:val="24"/>
          </w:rPr>
          <w:t xml:space="preserve"> mechanisms to get the information from the user and print same or added information to a file, screen or any other media.</w:t>
        </w:r>
      </w:ins>
    </w:p>
    <w:p w:rsidR="00D67A07" w:rsidRPr="00D67A07" w:rsidRDefault="00D67A07" w:rsidP="00D67A07">
      <w:pPr>
        <w:spacing w:beforeAutospacing="1" w:after="0" w:afterAutospacing="1" w:line="240" w:lineRule="auto"/>
        <w:ind w:left="720"/>
        <w:rPr>
          <w:ins w:id="246" w:author="Unknown"/>
          <w:rFonts w:ascii="Times New Roman" w:eastAsia="Times New Roman" w:hAnsi="Times New Roman" w:cs="Times New Roman"/>
          <w:sz w:val="24"/>
          <w:szCs w:val="24"/>
        </w:rPr>
      </w:pPr>
      <w:ins w:id="247" w:author="Unknown">
        <w:r w:rsidRPr="00D67A07">
          <w:rPr>
            <w:rFonts w:ascii="Times New Roman" w:eastAsia="Times New Roman" w:hAnsi="Times New Roman" w:cs="Times New Roman"/>
            <w:b/>
            <w:bCs/>
            <w:sz w:val="24"/>
            <w:szCs w:val="24"/>
          </w:rPr>
          <w:t>What is #</w:t>
        </w:r>
        <w:proofErr w:type="gramStart"/>
        <w:r w:rsidRPr="00D67A07">
          <w:rPr>
            <w:rFonts w:ascii="Times New Roman" w:eastAsia="Times New Roman" w:hAnsi="Times New Roman" w:cs="Times New Roman"/>
            <w:b/>
            <w:bCs/>
            <w:sz w:val="24"/>
            <w:szCs w:val="24"/>
          </w:rPr>
          <w:t>include</w:t>
        </w:r>
        <w:proofErr w:type="gramEnd"/>
        <w:r w:rsidRPr="00D67A07">
          <w:rPr>
            <w:rFonts w:ascii="Times New Roman" w:eastAsia="Times New Roman" w:hAnsi="Times New Roman" w:cs="Times New Roman"/>
            <w:b/>
            <w:bCs/>
            <w:sz w:val="24"/>
            <w:szCs w:val="24"/>
          </w:rPr>
          <w:t>?</w:t>
        </w:r>
        <w:r w:rsidRPr="00D67A07">
          <w:rPr>
            <w:rFonts w:ascii="Times New Roman" w:eastAsia="Times New Roman" w:hAnsi="Times New Roman" w:cs="Times New Roman"/>
            <w:sz w:val="24"/>
            <w:szCs w:val="24"/>
          </w:rPr>
          <w:t xml:space="preserve"> </w:t>
        </w:r>
      </w:ins>
    </w:p>
    <w:p w:rsidR="00D67A07" w:rsidRPr="00D67A07" w:rsidRDefault="00D67A07" w:rsidP="00D67A07">
      <w:pPr>
        <w:spacing w:before="100" w:beforeAutospacing="1" w:after="100" w:afterAutospacing="1" w:line="240" w:lineRule="auto"/>
        <w:ind w:left="720"/>
        <w:rPr>
          <w:ins w:id="248" w:author="Unknown"/>
          <w:rFonts w:ascii="Times New Roman" w:eastAsia="Times New Roman" w:hAnsi="Times New Roman" w:cs="Times New Roman"/>
          <w:sz w:val="24"/>
          <w:szCs w:val="24"/>
        </w:rPr>
      </w:pPr>
      <w:ins w:id="249" w:author="Unknown">
        <w:r w:rsidRPr="00D67A07">
          <w:rPr>
            <w:rFonts w:ascii="Times New Roman" w:eastAsia="Times New Roman" w:hAnsi="Times New Roman" w:cs="Times New Roman"/>
            <w:sz w:val="24"/>
            <w:szCs w:val="24"/>
          </w:rPr>
          <w:t xml:space="preserve">The </w:t>
        </w:r>
        <w:r w:rsidRPr="00D67A07">
          <w:rPr>
            <w:rFonts w:ascii="Courier New" w:eastAsia="Times New Roman" w:hAnsi="Courier New" w:cs="Courier New"/>
            <w:sz w:val="20"/>
          </w:rPr>
          <w:t>#include</w:t>
        </w:r>
        <w:r w:rsidRPr="00D67A07">
          <w:rPr>
            <w:rFonts w:ascii="Times New Roman" w:eastAsia="Times New Roman" w:hAnsi="Times New Roman" w:cs="Times New Roman"/>
            <w:sz w:val="24"/>
            <w:szCs w:val="24"/>
          </w:rPr>
          <w:t xml:space="preserve"> </w:t>
        </w:r>
        <w:proofErr w:type="spellStart"/>
        <w:r w:rsidRPr="00D67A07">
          <w:rPr>
            <w:rFonts w:ascii="Times New Roman" w:eastAsia="Times New Roman" w:hAnsi="Times New Roman" w:cs="Times New Roman"/>
            <w:sz w:val="24"/>
            <w:szCs w:val="24"/>
          </w:rPr>
          <w:t>iostream</w:t>
        </w:r>
        <w:proofErr w:type="spellEnd"/>
        <w:r w:rsidRPr="00D67A07">
          <w:rPr>
            <w:rFonts w:ascii="Times New Roman" w:eastAsia="Times New Roman" w:hAnsi="Times New Roman" w:cs="Times New Roman"/>
            <w:sz w:val="24"/>
            <w:szCs w:val="24"/>
          </w:rPr>
          <w:t xml:space="preserve"> file, into the program. This ensures that now you’re able to use the operations, </w:t>
        </w:r>
        <w:proofErr w:type="spellStart"/>
        <w:r w:rsidRPr="00D67A07">
          <w:rPr>
            <w:rFonts w:ascii="Courier New" w:eastAsia="Times New Roman" w:hAnsi="Courier New" w:cs="Courier New"/>
            <w:sz w:val="20"/>
          </w:rPr>
          <w:t>iostream</w:t>
        </w:r>
        <w:proofErr w:type="spellEnd"/>
        <w:r w:rsidRPr="00D67A07">
          <w:rPr>
            <w:rFonts w:ascii="Times New Roman" w:eastAsia="Times New Roman" w:hAnsi="Times New Roman" w:cs="Times New Roman"/>
            <w:sz w:val="24"/>
            <w:szCs w:val="24"/>
          </w:rPr>
          <w:t xml:space="preserve"> operations (like: taking input from user, displaying output on the screen), in the program.</w:t>
        </w:r>
      </w:ins>
    </w:p>
    <w:p w:rsidR="00D67A07" w:rsidRPr="00D67A07" w:rsidRDefault="00D67A07" w:rsidP="00D67A07">
      <w:pPr>
        <w:numPr>
          <w:ilvl w:val="0"/>
          <w:numId w:val="16"/>
        </w:numPr>
        <w:spacing w:before="100" w:beforeAutospacing="1" w:after="100" w:afterAutospacing="1" w:line="240" w:lineRule="auto"/>
        <w:rPr>
          <w:ins w:id="250" w:author="Unknown"/>
          <w:rFonts w:ascii="Times New Roman" w:eastAsia="Times New Roman" w:hAnsi="Times New Roman" w:cs="Times New Roman"/>
          <w:sz w:val="24"/>
          <w:szCs w:val="24"/>
        </w:rPr>
      </w:pPr>
      <w:ins w:id="251" w:author="Unknown">
        <w:r w:rsidRPr="00D67A07">
          <w:rPr>
            <w:rFonts w:ascii="Times New Roman" w:eastAsia="Times New Roman" w:hAnsi="Times New Roman" w:cs="Times New Roman"/>
            <w:b/>
            <w:bCs/>
            <w:sz w:val="24"/>
            <w:szCs w:val="24"/>
          </w:rPr>
          <w:t xml:space="preserve">What is using namespace </w:t>
        </w:r>
        <w:proofErr w:type="gramStart"/>
        <w:r w:rsidRPr="00D67A07">
          <w:rPr>
            <w:rFonts w:ascii="Times New Roman" w:eastAsia="Times New Roman" w:hAnsi="Times New Roman" w:cs="Times New Roman"/>
            <w:b/>
            <w:bCs/>
            <w:sz w:val="24"/>
            <w:szCs w:val="24"/>
          </w:rPr>
          <w:t>std</w:t>
        </w:r>
        <w:proofErr w:type="gramEnd"/>
        <w:r w:rsidRPr="00D67A07">
          <w:rPr>
            <w:rFonts w:ascii="Times New Roman" w:eastAsia="Times New Roman" w:hAnsi="Times New Roman" w:cs="Times New Roman"/>
            <w:b/>
            <w:bCs/>
            <w:sz w:val="24"/>
            <w:szCs w:val="24"/>
          </w:rPr>
          <w:t>;”?</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 xml:space="preserve">The statement is intuitive in </w:t>
        </w:r>
        <w:proofErr w:type="gramStart"/>
        <w:r w:rsidRPr="00D67A07">
          <w:rPr>
            <w:rFonts w:ascii="Times New Roman" w:eastAsia="Times New Roman" w:hAnsi="Times New Roman" w:cs="Times New Roman"/>
            <w:sz w:val="24"/>
            <w:szCs w:val="24"/>
          </w:rPr>
          <w:t>itself,</w:t>
        </w:r>
        <w:proofErr w:type="gramEnd"/>
        <w:r w:rsidRPr="00D67A07">
          <w:rPr>
            <w:rFonts w:ascii="Times New Roman" w:eastAsia="Times New Roman" w:hAnsi="Times New Roman" w:cs="Times New Roman"/>
            <w:sz w:val="24"/>
            <w:szCs w:val="24"/>
          </w:rPr>
          <w:t xml:space="preserve"> you are “using” the “namespace” “std” in your file.</w:t>
        </w:r>
        <w:r w:rsidRPr="00D67A07">
          <w:rPr>
            <w:rFonts w:ascii="Times New Roman" w:eastAsia="Times New Roman" w:hAnsi="Times New Roman" w:cs="Times New Roman"/>
            <w:sz w:val="24"/>
            <w:szCs w:val="24"/>
          </w:rPr>
          <w:br/>
          <w:t xml:space="preserve">We use the </w:t>
        </w:r>
        <w:r w:rsidRPr="00D67A07">
          <w:rPr>
            <w:rFonts w:ascii="Courier New" w:eastAsia="Times New Roman" w:hAnsi="Courier New" w:cs="Courier New"/>
            <w:sz w:val="20"/>
          </w:rPr>
          <w:t xml:space="preserve">namespace </w:t>
        </w:r>
        <w:proofErr w:type="gramStart"/>
        <w:r w:rsidRPr="00D67A07">
          <w:rPr>
            <w:rFonts w:ascii="Courier New" w:eastAsia="Times New Roman" w:hAnsi="Courier New" w:cs="Courier New"/>
            <w:sz w:val="20"/>
          </w:rPr>
          <w:t>std</w:t>
        </w:r>
        <w:proofErr w:type="gramEnd"/>
        <w:r w:rsidRPr="00D67A07">
          <w:rPr>
            <w:rFonts w:ascii="Times New Roman" w:eastAsia="Times New Roman" w:hAnsi="Times New Roman" w:cs="Times New Roman"/>
            <w:sz w:val="24"/>
            <w:szCs w:val="24"/>
          </w:rPr>
          <w:t xml:space="preserve"> to make it easier to reference operations included in that namespace.</w:t>
        </w:r>
        <w:r w:rsidRPr="00D67A07">
          <w:rPr>
            <w:rFonts w:ascii="Times New Roman" w:eastAsia="Times New Roman" w:hAnsi="Times New Roman" w:cs="Times New Roman"/>
            <w:sz w:val="24"/>
            <w:szCs w:val="24"/>
          </w:rPr>
          <w:br/>
          <w:t xml:space="preserve">If we hadn’t used the namespace, we’d have written </w:t>
        </w:r>
        <w:proofErr w:type="spellStart"/>
        <w:r w:rsidRPr="00D67A07">
          <w:rPr>
            <w:rFonts w:ascii="Times New Roman" w:eastAsia="Times New Roman" w:hAnsi="Times New Roman" w:cs="Times New Roman"/>
            <w:b/>
            <w:bCs/>
            <w:sz w:val="24"/>
            <w:szCs w:val="24"/>
          </w:rPr>
          <w:t>std</w:t>
        </w:r>
        <w:proofErr w:type="spellEnd"/>
        <w:r w:rsidRPr="00D67A07">
          <w:rPr>
            <w:rFonts w:ascii="Times New Roman" w:eastAsia="Times New Roman" w:hAnsi="Times New Roman" w:cs="Times New Roman"/>
            <w:b/>
            <w:bCs/>
            <w:sz w:val="24"/>
            <w:szCs w:val="24"/>
          </w:rPr>
          <w:t>::</w:t>
        </w:r>
        <w:proofErr w:type="spellStart"/>
        <w:r w:rsidRPr="00D67A07">
          <w:rPr>
            <w:rFonts w:ascii="Times New Roman" w:eastAsia="Times New Roman" w:hAnsi="Times New Roman" w:cs="Times New Roman"/>
            <w:b/>
            <w:bCs/>
            <w:sz w:val="24"/>
            <w:szCs w:val="24"/>
          </w:rPr>
          <w:t>cout</w:t>
        </w:r>
        <w:proofErr w:type="spellEnd"/>
        <w:r w:rsidRPr="00D67A07">
          <w:rPr>
            <w:rFonts w:ascii="Times New Roman" w:eastAsia="Times New Roman" w:hAnsi="Times New Roman" w:cs="Times New Roman"/>
            <w:sz w:val="24"/>
            <w:szCs w:val="24"/>
          </w:rPr>
          <w:t xml:space="preserve"> instead of </w:t>
        </w:r>
        <w:proofErr w:type="spellStart"/>
        <w:r w:rsidRPr="00D67A07">
          <w:rPr>
            <w:rFonts w:ascii="Times New Roman" w:eastAsia="Times New Roman" w:hAnsi="Times New Roman" w:cs="Times New Roman"/>
            <w:b/>
            <w:bCs/>
            <w:sz w:val="24"/>
            <w:szCs w:val="24"/>
          </w:rPr>
          <w:t>cout</w:t>
        </w:r>
        <w:proofErr w:type="spellEnd"/>
        <w:r w:rsidRPr="00D67A07">
          <w:rPr>
            <w:rFonts w:ascii="Times New Roman" w:eastAsia="Times New Roman" w:hAnsi="Times New Roman" w:cs="Times New Roman"/>
            <w:sz w:val="24"/>
            <w:szCs w:val="24"/>
          </w:rPr>
          <w:t xml:space="preserve">. This tells the compiler that every </w:t>
        </w:r>
        <w:proofErr w:type="spellStart"/>
        <w:r w:rsidRPr="00D67A07">
          <w:rPr>
            <w:rFonts w:ascii="Times New Roman" w:eastAsia="Times New Roman" w:hAnsi="Times New Roman" w:cs="Times New Roman"/>
            <w:b/>
            <w:bCs/>
            <w:sz w:val="24"/>
            <w:szCs w:val="24"/>
          </w:rPr>
          <w:t>cout</w:t>
        </w:r>
        <w:proofErr w:type="spellEnd"/>
        <w:r w:rsidRPr="00D67A07">
          <w:rPr>
            <w:rFonts w:ascii="Times New Roman" w:eastAsia="Times New Roman" w:hAnsi="Times New Roman" w:cs="Times New Roman"/>
            <w:sz w:val="24"/>
            <w:szCs w:val="24"/>
          </w:rPr>
          <w:t xml:space="preserve"> is actually </w:t>
        </w:r>
        <w:proofErr w:type="spellStart"/>
        <w:r w:rsidRPr="00D67A07">
          <w:rPr>
            <w:rFonts w:ascii="Times New Roman" w:eastAsia="Times New Roman" w:hAnsi="Times New Roman" w:cs="Times New Roman"/>
            <w:b/>
            <w:bCs/>
            <w:sz w:val="24"/>
            <w:szCs w:val="24"/>
          </w:rPr>
          <w:t>std</w:t>
        </w:r>
        <w:proofErr w:type="spellEnd"/>
        <w:r w:rsidRPr="00D67A07">
          <w:rPr>
            <w:rFonts w:ascii="Times New Roman" w:eastAsia="Times New Roman" w:hAnsi="Times New Roman" w:cs="Times New Roman"/>
            <w:b/>
            <w:bCs/>
            <w:sz w:val="24"/>
            <w:szCs w:val="24"/>
          </w:rPr>
          <w:t>::</w:t>
        </w:r>
        <w:proofErr w:type="spellStart"/>
        <w:r w:rsidRPr="00D67A07">
          <w:rPr>
            <w:rFonts w:ascii="Times New Roman" w:eastAsia="Times New Roman" w:hAnsi="Times New Roman" w:cs="Times New Roman"/>
            <w:b/>
            <w:bCs/>
            <w:sz w:val="24"/>
            <w:szCs w:val="24"/>
          </w:rPr>
          <w:t>cout</w:t>
        </w:r>
        <w:proofErr w:type="spellEnd"/>
        <w:r w:rsidRPr="00D67A07">
          <w:rPr>
            <w:rFonts w:ascii="Times New Roman" w:eastAsia="Times New Roman" w:hAnsi="Times New Roman" w:cs="Times New Roman"/>
            <w:sz w:val="24"/>
            <w:szCs w:val="24"/>
          </w:rPr>
          <w:t>.</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b/>
            <w:bCs/>
            <w:sz w:val="24"/>
            <w:szCs w:val="24"/>
          </w:rPr>
          <w:t>What’s a namespace?</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lastRenderedPageBreak/>
          <w:br/>
          <w:t>It’s a region where your code resides. It limits or expands the scope of your code to one or more files.</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b/>
            <w:bCs/>
            <w:sz w:val="24"/>
            <w:szCs w:val="24"/>
          </w:rPr>
          <w:t>Why do you use namespace?</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Like two persons can have the same name, variables and functions in C++ can have same names as well. The use of namespace is to avoid the confusion of which variables/functions you are referencing to.</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b/>
            <w:bCs/>
            <w:sz w:val="24"/>
            <w:szCs w:val="24"/>
          </w:rPr>
          <w:t xml:space="preserve">What is </w:t>
        </w:r>
        <w:proofErr w:type="gramStart"/>
        <w:r w:rsidRPr="00D67A07">
          <w:rPr>
            <w:rFonts w:ascii="Times New Roman" w:eastAsia="Times New Roman" w:hAnsi="Times New Roman" w:cs="Times New Roman"/>
            <w:b/>
            <w:bCs/>
            <w:sz w:val="24"/>
            <w:szCs w:val="24"/>
          </w:rPr>
          <w:t>std</w:t>
        </w:r>
        <w:proofErr w:type="gramEnd"/>
        <w:r w:rsidRPr="00D67A07">
          <w:rPr>
            <w:rFonts w:ascii="Times New Roman" w:eastAsia="Times New Roman" w:hAnsi="Times New Roman" w:cs="Times New Roman"/>
            <w:b/>
            <w:bCs/>
            <w:sz w:val="24"/>
            <w:szCs w:val="24"/>
          </w:rPr>
          <w:t>?</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r>
        <w:proofErr w:type="gramStart"/>
        <w:r w:rsidRPr="00D67A07">
          <w:rPr>
            <w:rFonts w:ascii="Courier New" w:eastAsia="Times New Roman" w:hAnsi="Courier New" w:cs="Courier New"/>
            <w:sz w:val="20"/>
          </w:rPr>
          <w:t>std</w:t>
        </w:r>
        <w:proofErr w:type="gramEnd"/>
        <w:r w:rsidRPr="00D67A07">
          <w:rPr>
            <w:rFonts w:ascii="Times New Roman" w:eastAsia="Times New Roman" w:hAnsi="Times New Roman" w:cs="Times New Roman"/>
            <w:sz w:val="24"/>
            <w:szCs w:val="24"/>
          </w:rPr>
          <w:t xml:space="preserve"> is a standard namespace used in C++.</w:t>
        </w:r>
      </w:ins>
    </w:p>
    <w:p w:rsidR="00D67A07" w:rsidRPr="00D67A07" w:rsidRDefault="00D67A07" w:rsidP="00D67A07">
      <w:pPr>
        <w:numPr>
          <w:ilvl w:val="0"/>
          <w:numId w:val="16"/>
        </w:numPr>
        <w:spacing w:before="100" w:beforeAutospacing="1" w:after="100" w:afterAutospacing="1" w:line="240" w:lineRule="auto"/>
        <w:rPr>
          <w:ins w:id="252" w:author="Unknown"/>
          <w:rFonts w:ascii="Times New Roman" w:eastAsia="Times New Roman" w:hAnsi="Times New Roman" w:cs="Times New Roman"/>
          <w:sz w:val="24"/>
          <w:szCs w:val="24"/>
        </w:rPr>
      </w:pPr>
      <w:proofErr w:type="gramStart"/>
      <w:ins w:id="253" w:author="Unknown">
        <w:r w:rsidRPr="00D67A07">
          <w:rPr>
            <w:rFonts w:ascii="Times New Roman" w:eastAsia="Times New Roman" w:hAnsi="Times New Roman" w:cs="Times New Roman"/>
            <w:b/>
            <w:bCs/>
            <w:sz w:val="24"/>
            <w:szCs w:val="24"/>
          </w:rPr>
          <w:t>Semicolon ”</w:t>
        </w:r>
        <w:proofErr w:type="gramEnd"/>
        <w:r w:rsidRPr="00D67A07">
          <w:rPr>
            <w:rFonts w:ascii="Times New Roman" w:eastAsia="Times New Roman" w:hAnsi="Times New Roman" w:cs="Times New Roman"/>
            <w:b/>
            <w:bCs/>
            <w:sz w:val="24"/>
            <w:szCs w:val="24"/>
          </w:rPr>
          <w:t>;”</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Ask any C++ programmer and they will tell you at least one horror story related to the semicolon ; .</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The semicolon is a terminal. It terminates a statement. When missed or incorrectly used, it will cause a lot of issues.</w:t>
        </w:r>
      </w:ins>
    </w:p>
    <w:p w:rsidR="00D67A07" w:rsidRPr="00D67A07" w:rsidRDefault="00D67A07" w:rsidP="00D67A07">
      <w:pPr>
        <w:numPr>
          <w:ilvl w:val="0"/>
          <w:numId w:val="16"/>
        </w:numPr>
        <w:spacing w:before="100" w:beforeAutospacing="1" w:after="100" w:afterAutospacing="1" w:line="240" w:lineRule="auto"/>
        <w:rPr>
          <w:ins w:id="254" w:author="Unknown"/>
          <w:rFonts w:ascii="Times New Roman" w:eastAsia="Times New Roman" w:hAnsi="Times New Roman" w:cs="Times New Roman"/>
          <w:sz w:val="24"/>
          <w:szCs w:val="24"/>
        </w:rPr>
      </w:pPr>
      <w:proofErr w:type="spellStart"/>
      <w:proofErr w:type="gramStart"/>
      <w:ins w:id="255" w:author="Unknown">
        <w:r w:rsidRPr="00D67A07">
          <w:rPr>
            <w:rFonts w:ascii="Times New Roman" w:eastAsia="Times New Roman" w:hAnsi="Times New Roman" w:cs="Times New Roman"/>
            <w:b/>
            <w:bCs/>
            <w:sz w:val="24"/>
            <w:szCs w:val="24"/>
          </w:rPr>
          <w:t>int</w:t>
        </w:r>
        <w:proofErr w:type="spellEnd"/>
        <w:proofErr w:type="gramEnd"/>
        <w:r w:rsidRPr="00D67A07">
          <w:rPr>
            <w:rFonts w:ascii="Times New Roman" w:eastAsia="Times New Roman" w:hAnsi="Times New Roman" w:cs="Times New Roman"/>
            <w:b/>
            <w:bCs/>
            <w:sz w:val="24"/>
            <w:szCs w:val="24"/>
          </w:rPr>
          <w:t xml:space="preserve"> main() { }</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As the name suggests, it is the main function of the program. The code inside { } is called the body and is executed first when you run your C++ program.</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It is one code that is mandatory in a C++ program. If you just have this line of code alone, your program will be valid.</w:t>
        </w:r>
      </w:ins>
    </w:p>
    <w:p w:rsidR="00D67A07" w:rsidRPr="00D67A07" w:rsidRDefault="00D67A07" w:rsidP="00D67A07">
      <w:pPr>
        <w:numPr>
          <w:ilvl w:val="0"/>
          <w:numId w:val="16"/>
        </w:numPr>
        <w:spacing w:before="100" w:beforeAutospacing="1" w:after="100" w:afterAutospacing="1" w:line="240" w:lineRule="auto"/>
        <w:rPr>
          <w:ins w:id="256" w:author="Unknown"/>
          <w:rFonts w:ascii="Times New Roman" w:eastAsia="Times New Roman" w:hAnsi="Times New Roman" w:cs="Times New Roman"/>
          <w:sz w:val="24"/>
          <w:szCs w:val="24"/>
        </w:rPr>
      </w:pPr>
      <w:proofErr w:type="spellStart"/>
      <w:proofErr w:type="gramStart"/>
      <w:ins w:id="257" w:author="Unknown">
        <w:r w:rsidRPr="00D67A07">
          <w:rPr>
            <w:rFonts w:ascii="Times New Roman" w:eastAsia="Times New Roman" w:hAnsi="Times New Roman" w:cs="Times New Roman"/>
            <w:b/>
            <w:bCs/>
            <w:sz w:val="24"/>
            <w:szCs w:val="24"/>
          </w:rPr>
          <w:t>cout</w:t>
        </w:r>
        <w:proofErr w:type="spellEnd"/>
        <w:proofErr w:type="gramEnd"/>
        <w:r w:rsidRPr="00D67A07">
          <w:rPr>
            <w:rFonts w:ascii="Times New Roman" w:eastAsia="Times New Roman" w:hAnsi="Times New Roman" w:cs="Times New Roman"/>
            <w:b/>
            <w:bCs/>
            <w:sz w:val="24"/>
            <w:szCs w:val="24"/>
          </w:rPr>
          <w:t xml:space="preserve"> &lt;&lt; “Hello World!”;</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This statement prints “Hello World!” onto the output screen.</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 xml:space="preserve">The </w:t>
        </w:r>
        <w:proofErr w:type="spellStart"/>
        <w:r w:rsidRPr="00D67A07">
          <w:rPr>
            <w:rFonts w:ascii="Courier New" w:eastAsia="Times New Roman" w:hAnsi="Courier New" w:cs="Courier New"/>
            <w:sz w:val="20"/>
          </w:rPr>
          <w:t>cout</w:t>
        </w:r>
        <w:proofErr w:type="spellEnd"/>
        <w:r w:rsidRPr="00D67A07">
          <w:rPr>
            <w:rFonts w:ascii="Times New Roman" w:eastAsia="Times New Roman" w:hAnsi="Times New Roman" w:cs="Times New Roman"/>
            <w:sz w:val="24"/>
            <w:szCs w:val="24"/>
          </w:rPr>
          <w:t xml:space="preserve"> is an object of standard output stream. What this means is, it outputs/prints the data after </w:t>
        </w:r>
        <w:r w:rsidRPr="00D67A07">
          <w:rPr>
            <w:rFonts w:ascii="Times New Roman" w:eastAsia="Times New Roman" w:hAnsi="Times New Roman" w:cs="Times New Roman"/>
            <w:i/>
            <w:iCs/>
            <w:sz w:val="24"/>
            <w:szCs w:val="24"/>
          </w:rPr>
          <w:t>&lt;</w:t>
        </w:r>
        <w:proofErr w:type="gramStart"/>
        <w:r w:rsidRPr="00D67A07">
          <w:rPr>
            <w:rFonts w:ascii="Times New Roman" w:eastAsia="Times New Roman" w:hAnsi="Times New Roman" w:cs="Times New Roman"/>
            <w:i/>
            <w:iCs/>
            <w:sz w:val="24"/>
            <w:szCs w:val="24"/>
          </w:rPr>
          <w:t>&lt;</w:t>
        </w:r>
        <w:r w:rsidRPr="00D67A07">
          <w:rPr>
            <w:rFonts w:ascii="Times New Roman" w:eastAsia="Times New Roman" w:hAnsi="Times New Roman" w:cs="Times New Roman"/>
            <w:sz w:val="24"/>
            <w:szCs w:val="24"/>
          </w:rPr>
          <w:t xml:space="preserve"> ,</w:t>
        </w:r>
        <w:proofErr w:type="gramEnd"/>
        <w:r w:rsidRPr="00D67A07">
          <w:rPr>
            <w:rFonts w:ascii="Times New Roman" w:eastAsia="Times New Roman" w:hAnsi="Times New Roman" w:cs="Times New Roman"/>
            <w:sz w:val="24"/>
            <w:szCs w:val="24"/>
          </w:rPr>
          <w:t xml:space="preserve"> i.e. </w:t>
        </w:r>
        <w:r w:rsidRPr="00D67A07">
          <w:rPr>
            <w:rFonts w:ascii="Courier New" w:eastAsia="Times New Roman" w:hAnsi="Courier New" w:cs="Courier New"/>
            <w:sz w:val="20"/>
          </w:rPr>
          <w:t>Hello World!</w:t>
        </w:r>
        <w:r w:rsidRPr="00D67A07">
          <w:rPr>
            <w:rFonts w:ascii="Times New Roman" w:eastAsia="Times New Roman" w:hAnsi="Times New Roman" w:cs="Times New Roman"/>
            <w:sz w:val="24"/>
            <w:szCs w:val="24"/>
          </w:rPr>
          <w:t xml:space="preserve"> </w:t>
        </w:r>
        <w:proofErr w:type="gramStart"/>
        <w:r w:rsidRPr="00D67A07">
          <w:rPr>
            <w:rFonts w:ascii="Times New Roman" w:eastAsia="Times New Roman" w:hAnsi="Times New Roman" w:cs="Times New Roman"/>
            <w:sz w:val="24"/>
            <w:szCs w:val="24"/>
          </w:rPr>
          <w:t>into</w:t>
        </w:r>
        <w:proofErr w:type="gramEnd"/>
        <w:r w:rsidRPr="00D67A07">
          <w:rPr>
            <w:rFonts w:ascii="Times New Roman" w:eastAsia="Times New Roman" w:hAnsi="Times New Roman" w:cs="Times New Roman"/>
            <w:sz w:val="24"/>
            <w:szCs w:val="24"/>
          </w:rPr>
          <w:t xml:space="preserve"> a stream (in this case, the output screen).</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b/>
            <w:bCs/>
            <w:sz w:val="24"/>
            <w:szCs w:val="24"/>
          </w:rPr>
          <w:t>What is a stream?</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Stream is basically a sequence of objects, usually bytes. It can describe files, input/output terminal, sockets, etc.</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b/>
            <w:bCs/>
            <w:sz w:val="24"/>
            <w:szCs w:val="24"/>
          </w:rPr>
          <w:t>What is &lt;&lt;?</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r>
        <w:r w:rsidRPr="00D67A07">
          <w:rPr>
            <w:rFonts w:ascii="Courier New" w:eastAsia="Times New Roman" w:hAnsi="Courier New" w:cs="Courier New"/>
            <w:sz w:val="20"/>
          </w:rPr>
          <w:t>&lt;&lt;</w:t>
        </w:r>
        <w:r w:rsidRPr="00D67A07">
          <w:rPr>
            <w:rFonts w:ascii="Times New Roman" w:eastAsia="Times New Roman" w:hAnsi="Times New Roman" w:cs="Times New Roman"/>
            <w:sz w:val="24"/>
            <w:szCs w:val="24"/>
          </w:rPr>
          <w:t xml:space="preserve"> is the insertion operator used to write formatted data into the stream.</w:t>
        </w:r>
      </w:ins>
    </w:p>
    <w:p w:rsidR="00D67A07" w:rsidRPr="00D67A07" w:rsidRDefault="00D67A07" w:rsidP="00D67A07">
      <w:pPr>
        <w:numPr>
          <w:ilvl w:val="0"/>
          <w:numId w:val="16"/>
        </w:numPr>
        <w:spacing w:before="100" w:beforeAutospacing="1" w:after="100" w:afterAutospacing="1" w:line="240" w:lineRule="auto"/>
        <w:rPr>
          <w:ins w:id="258" w:author="Unknown"/>
          <w:rFonts w:ascii="Times New Roman" w:eastAsia="Times New Roman" w:hAnsi="Times New Roman" w:cs="Times New Roman"/>
          <w:sz w:val="24"/>
          <w:szCs w:val="24"/>
        </w:rPr>
      </w:pPr>
      <w:ins w:id="259" w:author="Unknown">
        <w:r w:rsidRPr="00D67A07">
          <w:rPr>
            <w:rFonts w:ascii="Times New Roman" w:eastAsia="Times New Roman" w:hAnsi="Times New Roman" w:cs="Times New Roman"/>
            <w:b/>
            <w:bCs/>
            <w:sz w:val="24"/>
            <w:szCs w:val="24"/>
          </w:rPr>
          <w:t>What is return 0</w:t>
        </w:r>
        <w:proofErr w:type="gramStart"/>
        <w:r w:rsidRPr="00D67A07">
          <w:rPr>
            <w:rFonts w:ascii="Times New Roman" w:eastAsia="Times New Roman" w:hAnsi="Times New Roman" w:cs="Times New Roman"/>
            <w:b/>
            <w:bCs/>
            <w:sz w:val="24"/>
            <w:szCs w:val="24"/>
          </w:rPr>
          <w:t>;?</w:t>
        </w:r>
        <w:proofErr w:type="gramEnd"/>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This statement returns 0 ‘zero’.</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 xml:space="preserve">This is called a return statement. It isn’t mandatory to return anything from the </w:t>
        </w:r>
        <w:proofErr w:type="gramStart"/>
        <w:r w:rsidRPr="00D67A07">
          <w:rPr>
            <w:rFonts w:ascii="Times New Roman" w:eastAsia="Times New Roman" w:hAnsi="Times New Roman" w:cs="Times New Roman"/>
            <w:sz w:val="24"/>
            <w:szCs w:val="24"/>
          </w:rPr>
          <w:t>main(</w:t>
        </w:r>
        <w:proofErr w:type="gramEnd"/>
        <w:r w:rsidRPr="00D67A07">
          <w:rPr>
            <w:rFonts w:ascii="Times New Roman" w:eastAsia="Times New Roman" w:hAnsi="Times New Roman" w:cs="Times New Roman"/>
            <w:sz w:val="24"/>
            <w:szCs w:val="24"/>
          </w:rPr>
          <w:t>) function but is rather a convention. If not return, the compiler returns a status automatically.</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b/>
            <w:bCs/>
            <w:sz w:val="24"/>
            <w:szCs w:val="24"/>
          </w:rPr>
          <w:t>Why zero in return statement?</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lastRenderedPageBreak/>
          <w:br/>
          <w:t xml:space="preserve">It denotes Exit status of the application that basically </w:t>
        </w:r>
        <w:proofErr w:type="gramStart"/>
        <w:r w:rsidRPr="00D67A07">
          <w:rPr>
            <w:rFonts w:ascii="Times New Roman" w:eastAsia="Times New Roman" w:hAnsi="Times New Roman" w:cs="Times New Roman"/>
            <w:sz w:val="24"/>
            <w:szCs w:val="24"/>
          </w:rPr>
          <w:t>the tells</w:t>
        </w:r>
        <w:proofErr w:type="gramEnd"/>
        <w:r w:rsidRPr="00D67A07">
          <w:rPr>
            <w:rFonts w:ascii="Times New Roman" w:eastAsia="Times New Roman" w:hAnsi="Times New Roman" w:cs="Times New Roman"/>
            <w:sz w:val="24"/>
            <w:szCs w:val="24"/>
          </w:rPr>
          <w:t xml:space="preserve"> system “The program worked fine.”</w:t>
        </w:r>
      </w:ins>
    </w:p>
    <w:p w:rsidR="00D67A07" w:rsidRPr="00D67A07" w:rsidRDefault="00D67A07" w:rsidP="00D67A07">
      <w:pPr>
        <w:spacing w:before="100" w:beforeAutospacing="1" w:after="100" w:afterAutospacing="1" w:line="240" w:lineRule="auto"/>
        <w:outlineLvl w:val="1"/>
        <w:rPr>
          <w:ins w:id="260" w:author="Unknown"/>
          <w:rFonts w:ascii="Times New Roman" w:eastAsia="Times New Roman" w:hAnsi="Times New Roman" w:cs="Times New Roman"/>
          <w:b/>
          <w:bCs/>
          <w:sz w:val="36"/>
          <w:szCs w:val="36"/>
        </w:rPr>
      </w:pPr>
      <w:ins w:id="261" w:author="Unknown">
        <w:r w:rsidRPr="00D67A07">
          <w:rPr>
            <w:rFonts w:ascii="Times New Roman" w:eastAsia="Times New Roman" w:hAnsi="Times New Roman" w:cs="Times New Roman"/>
            <w:b/>
            <w:bCs/>
            <w:sz w:val="36"/>
            <w:szCs w:val="36"/>
          </w:rPr>
          <w:t xml:space="preserve">How can you learn C++? </w:t>
        </w:r>
      </w:ins>
    </w:p>
    <w:p w:rsidR="00D67A07" w:rsidRPr="00D67A07" w:rsidRDefault="00D67A07" w:rsidP="00D67A07">
      <w:pPr>
        <w:spacing w:before="100" w:beforeAutospacing="1" w:after="100" w:afterAutospacing="1" w:line="240" w:lineRule="auto"/>
        <w:rPr>
          <w:ins w:id="262" w:author="Unknown"/>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857250" cy="857250"/>
            <wp:effectExtent l="19050" t="0" r="0" b="0"/>
            <wp:docPr id="11" name="Picture 11" descr="https://www.programiz.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programiz.com/"/>
                    <pic:cNvPicPr>
                      <a:picLocks noChangeAspect="1" noChangeArrowheads="1"/>
                    </pic:cNvPicPr>
                  </pic:nvPicPr>
                  <pic:blipFill>
                    <a:blip r:embed="rId35"/>
                    <a:srcRect/>
                    <a:stretch>
                      <a:fillRect/>
                    </a:stretch>
                  </pic:blipFill>
                  <pic:spPr bwMode="auto">
                    <a:xfrm>
                      <a:off x="0" y="0"/>
                      <a:ext cx="857250" cy="857250"/>
                    </a:xfrm>
                    <a:prstGeom prst="rect">
                      <a:avLst/>
                    </a:prstGeom>
                    <a:noFill/>
                    <a:ln w="9525">
                      <a:noFill/>
                      <a:miter lim="800000"/>
                      <a:headEnd/>
                      <a:tailEnd/>
                    </a:ln>
                  </pic:spPr>
                </pic:pic>
              </a:graphicData>
            </a:graphic>
          </wp:inline>
        </w:drawing>
      </w:r>
    </w:p>
    <w:p w:rsidR="00D67A07" w:rsidRPr="00D67A07" w:rsidRDefault="00D67A07" w:rsidP="00D67A07">
      <w:pPr>
        <w:spacing w:before="100" w:beforeAutospacing="1" w:after="100" w:afterAutospacing="1" w:line="240" w:lineRule="auto"/>
        <w:rPr>
          <w:ins w:id="263" w:author="Unknown"/>
          <w:rFonts w:ascii="Times New Roman" w:eastAsia="Times New Roman" w:hAnsi="Times New Roman" w:cs="Times New Roman"/>
          <w:sz w:val="24"/>
          <w:szCs w:val="24"/>
        </w:rPr>
      </w:pPr>
      <w:ins w:id="264" w:author="Unknown">
        <w:r w:rsidRPr="00D67A07">
          <w:rPr>
            <w:rFonts w:ascii="Times New Roman" w:eastAsia="Times New Roman" w:hAnsi="Times New Roman" w:cs="Times New Roman"/>
            <w:sz w:val="24"/>
            <w:szCs w:val="24"/>
          </w:rPr>
          <w:t>Now that you’ve grasped the basics of starting out on C++, you should aim to expand on it with good tutorials and dedication from your side.</w:t>
        </w:r>
      </w:ins>
    </w:p>
    <w:p w:rsidR="00D67A07" w:rsidRPr="00D67A07" w:rsidRDefault="00D67A07" w:rsidP="00D67A07">
      <w:pPr>
        <w:spacing w:before="100" w:beforeAutospacing="1" w:after="100" w:afterAutospacing="1" w:line="240" w:lineRule="auto"/>
        <w:outlineLvl w:val="2"/>
        <w:rPr>
          <w:ins w:id="265" w:author="Unknown"/>
          <w:rFonts w:ascii="Times New Roman" w:eastAsia="Times New Roman" w:hAnsi="Times New Roman" w:cs="Times New Roman"/>
          <w:b/>
          <w:bCs/>
          <w:sz w:val="27"/>
          <w:szCs w:val="27"/>
        </w:rPr>
      </w:pPr>
      <w:ins w:id="266" w:author="Unknown">
        <w:r w:rsidRPr="00D67A07">
          <w:rPr>
            <w:rFonts w:ascii="Times New Roman" w:eastAsia="Times New Roman" w:hAnsi="Times New Roman" w:cs="Times New Roman"/>
            <w:b/>
            <w:bCs/>
            <w:sz w:val="27"/>
            <w:szCs w:val="27"/>
          </w:rPr>
          <w:t xml:space="preserve">Learn C++ from </w:t>
        </w:r>
        <w:proofErr w:type="spellStart"/>
        <w:r w:rsidRPr="00D67A07">
          <w:rPr>
            <w:rFonts w:ascii="Times New Roman" w:eastAsia="Times New Roman" w:hAnsi="Times New Roman" w:cs="Times New Roman"/>
            <w:b/>
            <w:bCs/>
            <w:sz w:val="27"/>
            <w:szCs w:val="27"/>
          </w:rPr>
          <w:t>Programiz</w:t>
        </w:r>
        <w:proofErr w:type="spellEnd"/>
      </w:ins>
    </w:p>
    <w:p w:rsidR="00D67A07" w:rsidRPr="00D67A07" w:rsidRDefault="00D67A07" w:rsidP="00D67A07">
      <w:pPr>
        <w:spacing w:before="100" w:beforeAutospacing="1" w:after="100" w:afterAutospacing="1" w:line="240" w:lineRule="auto"/>
        <w:rPr>
          <w:ins w:id="267" w:author="Unknown"/>
          <w:rFonts w:ascii="Times New Roman" w:eastAsia="Times New Roman" w:hAnsi="Times New Roman" w:cs="Times New Roman"/>
          <w:sz w:val="24"/>
          <w:szCs w:val="24"/>
        </w:rPr>
      </w:pPr>
      <w:ins w:id="268" w:author="Unknown">
        <w:r w:rsidRPr="00D67A07">
          <w:rPr>
            <w:rFonts w:ascii="Times New Roman" w:eastAsia="Times New Roman" w:hAnsi="Times New Roman" w:cs="Times New Roman"/>
            <w:sz w:val="24"/>
            <w:szCs w:val="24"/>
          </w:rPr>
          <w:t xml:space="preserve">We, at </w:t>
        </w:r>
        <w:proofErr w:type="spellStart"/>
        <w:r w:rsidRPr="00D67A07">
          <w:rPr>
            <w:rFonts w:ascii="Times New Roman" w:eastAsia="Times New Roman" w:hAnsi="Times New Roman" w:cs="Times New Roman"/>
            <w:sz w:val="24"/>
            <w:szCs w:val="24"/>
          </w:rPr>
          <w:t>Programiz</w:t>
        </w:r>
        <w:proofErr w:type="spellEnd"/>
        <w:r w:rsidRPr="00D67A07">
          <w:rPr>
            <w:rFonts w:ascii="Times New Roman" w:eastAsia="Times New Roman" w:hAnsi="Times New Roman" w:cs="Times New Roman"/>
            <w:sz w:val="24"/>
            <w:szCs w:val="24"/>
          </w:rPr>
          <w:t xml:space="preserve">, offer you easy-to-follow tutorials and examples to help you learn </w:t>
        </w:r>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 \l "learn-cpp-tutorial"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C++ programming from scratch</w:t>
        </w:r>
        <w:r w:rsidRPr="00D67A07">
          <w:rPr>
            <w:rFonts w:ascii="Times New Roman" w:eastAsia="Times New Roman" w:hAnsi="Times New Roman" w:cs="Times New Roman"/>
            <w:sz w:val="24"/>
            <w:szCs w:val="24"/>
          </w:rPr>
          <w:fldChar w:fldCharType="end"/>
        </w:r>
        <w:r w:rsidRPr="00D67A07">
          <w:rPr>
            <w:rFonts w:ascii="Times New Roman" w:eastAsia="Times New Roman" w:hAnsi="Times New Roman" w:cs="Times New Roman"/>
            <w:sz w:val="24"/>
            <w:szCs w:val="24"/>
          </w:rPr>
          <w:t>.</w:t>
        </w:r>
      </w:ins>
    </w:p>
    <w:p w:rsidR="00D67A07" w:rsidRPr="00D67A07" w:rsidRDefault="00D67A07" w:rsidP="00D67A07">
      <w:pPr>
        <w:spacing w:before="100" w:beforeAutospacing="1" w:after="100" w:afterAutospacing="1" w:line="240" w:lineRule="auto"/>
        <w:rPr>
          <w:ins w:id="269" w:author="Unknown"/>
          <w:rFonts w:ascii="Times New Roman" w:eastAsia="Times New Roman" w:hAnsi="Times New Roman" w:cs="Times New Roman"/>
          <w:sz w:val="24"/>
          <w:szCs w:val="24"/>
        </w:rPr>
      </w:pPr>
      <w:ins w:id="270" w:author="Unknown">
        <w:r w:rsidRPr="00D67A07">
          <w:rPr>
            <w:rFonts w:ascii="Times New Roman" w:eastAsia="Times New Roman" w:hAnsi="Times New Roman" w:cs="Times New Roman"/>
            <w:sz w:val="24"/>
            <w:szCs w:val="24"/>
          </w:rPr>
          <w:t>The tutorials are designed for beginners absolute who do not have any prior knowledge of C++ programming (or, any other programming languages).</w:t>
        </w:r>
      </w:ins>
    </w:p>
    <w:p w:rsidR="00D67A07" w:rsidRPr="00D67A07" w:rsidRDefault="00D67A07" w:rsidP="00D67A07">
      <w:pPr>
        <w:spacing w:before="100" w:beforeAutospacing="1" w:after="100" w:afterAutospacing="1" w:line="240" w:lineRule="auto"/>
        <w:rPr>
          <w:ins w:id="271" w:author="Unknown"/>
          <w:rFonts w:ascii="Times New Roman" w:eastAsia="Times New Roman" w:hAnsi="Times New Roman" w:cs="Times New Roman"/>
          <w:sz w:val="24"/>
          <w:szCs w:val="24"/>
        </w:rPr>
      </w:pPr>
      <w:ins w:id="272" w:author="Unknown">
        <w:r w:rsidRPr="00D67A07">
          <w:rPr>
            <w:rFonts w:ascii="Times New Roman" w:eastAsia="Times New Roman" w:hAnsi="Times New Roman" w:cs="Times New Roman"/>
            <w:sz w:val="24"/>
            <w:szCs w:val="24"/>
          </w:rPr>
          <w:t>Our tutorials will provide you the perfect platform to enhance your programming skills and apply it to real life.</w:t>
        </w:r>
      </w:ins>
    </w:p>
    <w:p w:rsidR="00D67A07" w:rsidRPr="00D67A07" w:rsidRDefault="00D67A07" w:rsidP="00D67A07">
      <w:pPr>
        <w:spacing w:before="100" w:beforeAutospacing="1" w:after="100" w:afterAutospacing="1" w:line="240" w:lineRule="auto"/>
        <w:outlineLvl w:val="2"/>
        <w:rPr>
          <w:ins w:id="273" w:author="Unknown"/>
          <w:rFonts w:ascii="Times New Roman" w:eastAsia="Times New Roman" w:hAnsi="Times New Roman" w:cs="Times New Roman"/>
          <w:b/>
          <w:bCs/>
          <w:sz w:val="27"/>
          <w:szCs w:val="27"/>
        </w:rPr>
      </w:pPr>
      <w:ins w:id="274" w:author="Unknown">
        <w:r w:rsidRPr="00D67A07">
          <w:rPr>
            <w:rFonts w:ascii="Times New Roman" w:eastAsia="Times New Roman" w:hAnsi="Times New Roman" w:cs="Times New Roman"/>
            <w:b/>
            <w:bCs/>
            <w:sz w:val="27"/>
            <w:szCs w:val="27"/>
          </w:rPr>
          <w:t>Recommended Books in C++ Programming</w:t>
        </w:r>
      </w:ins>
    </w:p>
    <w:p w:rsidR="00D67A07" w:rsidRPr="00D67A07" w:rsidRDefault="00D67A07" w:rsidP="00D67A07">
      <w:pPr>
        <w:spacing w:before="100" w:beforeAutospacing="1" w:after="100" w:afterAutospacing="1" w:line="240" w:lineRule="auto"/>
        <w:rPr>
          <w:ins w:id="275" w:author="Unknown"/>
          <w:rFonts w:ascii="Times New Roman" w:eastAsia="Times New Roman" w:hAnsi="Times New Roman" w:cs="Times New Roman"/>
          <w:sz w:val="24"/>
          <w:szCs w:val="24"/>
        </w:rPr>
      </w:pPr>
      <w:ins w:id="276" w:author="Unknown">
        <w:r w:rsidRPr="00D67A07">
          <w:rPr>
            <w:rFonts w:ascii="Times New Roman" w:eastAsia="Times New Roman" w:hAnsi="Times New Roman" w:cs="Times New Roman"/>
            <w:sz w:val="24"/>
            <w:szCs w:val="24"/>
          </w:rPr>
          <w:t>It is a must for you to have a good book in hand if you want to better yourself in programming.</w:t>
        </w:r>
      </w:ins>
    </w:p>
    <w:p w:rsidR="00D67A07" w:rsidRPr="00D67A07" w:rsidRDefault="00D67A07" w:rsidP="00D67A07">
      <w:pPr>
        <w:spacing w:before="100" w:beforeAutospacing="1" w:after="100" w:afterAutospacing="1" w:line="240" w:lineRule="auto"/>
        <w:rPr>
          <w:ins w:id="277" w:author="Unknown"/>
          <w:rFonts w:ascii="Times New Roman" w:eastAsia="Times New Roman" w:hAnsi="Times New Roman" w:cs="Times New Roman"/>
          <w:sz w:val="24"/>
          <w:szCs w:val="24"/>
        </w:rPr>
      </w:pPr>
      <w:ins w:id="278" w:author="Unknown">
        <w:r w:rsidRPr="00D67A07">
          <w:rPr>
            <w:rFonts w:ascii="Times New Roman" w:eastAsia="Times New Roman" w:hAnsi="Times New Roman" w:cs="Times New Roman"/>
            <w:sz w:val="24"/>
            <w:szCs w:val="24"/>
          </w:rPr>
          <w:t>It won’t just familiarize you with the programming language itself but also teach you to write good code, follow standard principles and understand core programming concepts.</w:t>
        </w:r>
      </w:ins>
    </w:p>
    <w:p w:rsidR="00D67A07" w:rsidRPr="00D67A07" w:rsidRDefault="00D67A07" w:rsidP="00D67A07">
      <w:pPr>
        <w:spacing w:before="100" w:beforeAutospacing="1" w:after="100" w:afterAutospacing="1" w:line="240" w:lineRule="auto"/>
        <w:rPr>
          <w:ins w:id="279" w:author="Unknown"/>
          <w:rFonts w:ascii="Times New Roman" w:eastAsia="Times New Roman" w:hAnsi="Times New Roman" w:cs="Times New Roman"/>
          <w:sz w:val="24"/>
          <w:szCs w:val="24"/>
        </w:rPr>
      </w:pPr>
      <w:ins w:id="280" w:author="Unknown">
        <w:r w:rsidRPr="00D67A07">
          <w:rPr>
            <w:rFonts w:ascii="Times New Roman" w:eastAsia="Times New Roman" w:hAnsi="Times New Roman" w:cs="Times New Roman"/>
            <w:sz w:val="24"/>
            <w:szCs w:val="24"/>
          </w:rPr>
          <w:t>Here are the top 2 books we feel is best for you.</w:t>
        </w:r>
      </w:ins>
    </w:p>
    <w:p w:rsidR="00D67A07" w:rsidRPr="00D67A07" w:rsidRDefault="00D67A07" w:rsidP="00D67A07">
      <w:pPr>
        <w:spacing w:before="100" w:beforeAutospacing="1" w:after="100" w:afterAutospacing="1" w:line="240" w:lineRule="auto"/>
        <w:outlineLvl w:val="3"/>
        <w:rPr>
          <w:ins w:id="281" w:author="Unknown"/>
          <w:rFonts w:ascii="Times New Roman" w:eastAsia="Times New Roman" w:hAnsi="Times New Roman" w:cs="Times New Roman"/>
          <w:b/>
          <w:bCs/>
          <w:sz w:val="24"/>
          <w:szCs w:val="24"/>
        </w:rPr>
      </w:pPr>
      <w:ins w:id="282" w:author="Unknown">
        <w:r w:rsidRPr="00D67A07">
          <w:rPr>
            <w:rFonts w:ascii="Times New Roman" w:eastAsia="Times New Roman" w:hAnsi="Times New Roman" w:cs="Times New Roman"/>
            <w:b/>
            <w:bCs/>
            <w:sz w:val="24"/>
            <w:szCs w:val="24"/>
          </w:rPr>
          <w:t>The C++ Programming Language (4th Edition)</w:t>
        </w:r>
      </w:ins>
    </w:p>
    <w:p w:rsidR="00D67A07" w:rsidRPr="00D67A07" w:rsidRDefault="00D67A07" w:rsidP="00D67A07">
      <w:pPr>
        <w:spacing w:before="100" w:beforeAutospacing="1" w:after="100" w:afterAutospacing="1" w:line="240" w:lineRule="auto"/>
        <w:rPr>
          <w:ins w:id="283" w:author="Unknown"/>
          <w:rFonts w:ascii="Times New Roman" w:eastAsia="Times New Roman" w:hAnsi="Times New Roman" w:cs="Times New Roman"/>
          <w:sz w:val="24"/>
          <w:szCs w:val="24"/>
        </w:rPr>
      </w:pPr>
      <w:ins w:id="284" w:author="Unknown">
        <w:r w:rsidRPr="00D67A07">
          <w:rPr>
            <w:rFonts w:ascii="Times New Roman" w:eastAsia="Times New Roman" w:hAnsi="Times New Roman" w:cs="Times New Roman"/>
            <w:sz w:val="24"/>
            <w:szCs w:val="24"/>
          </w:rPr>
          <w:t xml:space="preserve">The book provides complete guide to C++ language, its features, and the design techniques used. It is authored by the creator of C++ himself, </w:t>
        </w:r>
        <w:proofErr w:type="spellStart"/>
        <w:r w:rsidRPr="00D67A07">
          <w:rPr>
            <w:rFonts w:ascii="Times New Roman" w:eastAsia="Times New Roman" w:hAnsi="Times New Roman" w:cs="Times New Roman"/>
            <w:sz w:val="24"/>
            <w:szCs w:val="24"/>
          </w:rPr>
          <w:t>Bjarne</w:t>
        </w:r>
        <w:proofErr w:type="spellEnd"/>
        <w:r w:rsidRPr="00D67A07">
          <w:rPr>
            <w:rFonts w:ascii="Times New Roman" w:eastAsia="Times New Roman" w:hAnsi="Times New Roman" w:cs="Times New Roman"/>
            <w:sz w:val="24"/>
            <w:szCs w:val="24"/>
          </w:rPr>
          <w:t xml:space="preserve"> </w:t>
        </w:r>
        <w:proofErr w:type="spellStart"/>
        <w:r w:rsidRPr="00D67A07">
          <w:rPr>
            <w:rFonts w:ascii="Times New Roman" w:eastAsia="Times New Roman" w:hAnsi="Times New Roman" w:cs="Times New Roman"/>
            <w:sz w:val="24"/>
            <w:szCs w:val="24"/>
          </w:rPr>
          <w:t>Stroustrup</w:t>
        </w:r>
        <w:proofErr w:type="spellEnd"/>
        <w:r w:rsidRPr="00D67A07">
          <w:rPr>
            <w:rFonts w:ascii="Times New Roman" w:eastAsia="Times New Roman" w:hAnsi="Times New Roman" w:cs="Times New Roman"/>
            <w:sz w:val="24"/>
            <w:szCs w:val="24"/>
          </w:rPr>
          <w:t>.</w:t>
        </w:r>
      </w:ins>
    </w:p>
    <w:p w:rsidR="00D67A07" w:rsidRPr="00D67A07" w:rsidRDefault="00D67A07" w:rsidP="00D67A07">
      <w:pPr>
        <w:spacing w:before="100" w:beforeAutospacing="1" w:after="100" w:afterAutospacing="1" w:line="240" w:lineRule="auto"/>
        <w:rPr>
          <w:ins w:id="285" w:author="Unknown"/>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3543300" cy="4752975"/>
            <wp:effectExtent l="19050" t="0" r="0" b="0"/>
            <wp:docPr id="12" name="Picture 12" descr="The C++ programming Language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he C++ programming Language Book"/>
                    <pic:cNvPicPr>
                      <a:picLocks noChangeAspect="1" noChangeArrowheads="1"/>
                    </pic:cNvPicPr>
                  </pic:nvPicPr>
                  <pic:blipFill>
                    <a:blip r:embed="rId36"/>
                    <a:srcRect/>
                    <a:stretch>
                      <a:fillRect/>
                    </a:stretch>
                  </pic:blipFill>
                  <pic:spPr bwMode="auto">
                    <a:xfrm>
                      <a:off x="0" y="0"/>
                      <a:ext cx="3543300" cy="4752975"/>
                    </a:xfrm>
                    <a:prstGeom prst="rect">
                      <a:avLst/>
                    </a:prstGeom>
                    <a:noFill/>
                    <a:ln w="9525">
                      <a:noFill/>
                      <a:miter lim="800000"/>
                      <a:headEnd/>
                      <a:tailEnd/>
                    </a:ln>
                  </pic:spPr>
                </pic:pic>
              </a:graphicData>
            </a:graphic>
          </wp:inline>
        </w:drawing>
      </w:r>
    </w:p>
    <w:p w:rsidR="00D67A07" w:rsidRPr="00D67A07" w:rsidRDefault="00D67A07" w:rsidP="00D67A07">
      <w:pPr>
        <w:spacing w:after="0" w:line="240" w:lineRule="auto"/>
        <w:rPr>
          <w:ins w:id="286" w:author="Unknown"/>
          <w:rFonts w:ascii="Times New Roman" w:eastAsia="Times New Roman" w:hAnsi="Times New Roman" w:cs="Times New Roman"/>
          <w:sz w:val="24"/>
          <w:szCs w:val="24"/>
        </w:rPr>
      </w:pPr>
      <w:ins w:id="287"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"https://amzn.to/2ecpeMv"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Get this book</w:t>
        </w:r>
        <w:r w:rsidRPr="00D67A07">
          <w:rPr>
            <w:rFonts w:ascii="Times New Roman" w:eastAsia="Times New Roman" w:hAnsi="Times New Roman" w:cs="Times New Roman"/>
            <w:sz w:val="24"/>
            <w:szCs w:val="24"/>
          </w:rPr>
          <w:fldChar w:fldCharType="end"/>
        </w:r>
      </w:ins>
    </w:p>
    <w:p w:rsidR="00D67A07" w:rsidRPr="00D67A07" w:rsidRDefault="00D67A07" w:rsidP="00D67A07">
      <w:pPr>
        <w:spacing w:before="100" w:beforeAutospacing="1" w:after="100" w:afterAutospacing="1" w:line="240" w:lineRule="auto"/>
        <w:outlineLvl w:val="3"/>
        <w:rPr>
          <w:ins w:id="288" w:author="Unknown"/>
          <w:rFonts w:ascii="Times New Roman" w:eastAsia="Times New Roman" w:hAnsi="Times New Roman" w:cs="Times New Roman"/>
          <w:b/>
          <w:bCs/>
          <w:sz w:val="24"/>
          <w:szCs w:val="24"/>
        </w:rPr>
      </w:pPr>
      <w:ins w:id="289" w:author="Unknown">
        <w:r w:rsidRPr="00D67A07">
          <w:rPr>
            <w:rFonts w:ascii="Times New Roman" w:eastAsia="Times New Roman" w:hAnsi="Times New Roman" w:cs="Times New Roman"/>
            <w:b/>
            <w:bCs/>
            <w:sz w:val="24"/>
            <w:szCs w:val="24"/>
          </w:rPr>
          <w:t>Programming -- Principles and Practice Using C++ (2nd Edition)</w:t>
        </w:r>
      </w:ins>
    </w:p>
    <w:p w:rsidR="00D67A07" w:rsidRPr="00D67A07" w:rsidRDefault="00D67A07" w:rsidP="00D67A07">
      <w:pPr>
        <w:spacing w:before="100" w:beforeAutospacing="1" w:after="100" w:afterAutospacing="1" w:line="240" w:lineRule="auto"/>
        <w:rPr>
          <w:ins w:id="290" w:author="Unknown"/>
          <w:rFonts w:ascii="Times New Roman" w:eastAsia="Times New Roman" w:hAnsi="Times New Roman" w:cs="Times New Roman"/>
          <w:sz w:val="24"/>
          <w:szCs w:val="24"/>
        </w:rPr>
      </w:pPr>
      <w:proofErr w:type="gramStart"/>
      <w:ins w:id="291" w:author="Unknown">
        <w:r w:rsidRPr="00D67A07">
          <w:rPr>
            <w:rFonts w:ascii="Times New Roman" w:eastAsia="Times New Roman" w:hAnsi="Times New Roman" w:cs="Times New Roman"/>
            <w:sz w:val="24"/>
            <w:szCs w:val="24"/>
          </w:rPr>
          <w:t>The best book for beginners.</w:t>
        </w:r>
        <w:proofErr w:type="gramEnd"/>
        <w:r w:rsidRPr="00D67A07">
          <w:rPr>
            <w:rFonts w:ascii="Times New Roman" w:eastAsia="Times New Roman" w:hAnsi="Times New Roman" w:cs="Times New Roman"/>
            <w:sz w:val="24"/>
            <w:szCs w:val="24"/>
          </w:rPr>
          <w:t xml:space="preserve"> It assumes no previous programming experience before and gives you the complete picture of C++ while starting out. A must have.</w:t>
        </w:r>
      </w:ins>
    </w:p>
    <w:p w:rsidR="00D67A07" w:rsidRPr="00D67A07" w:rsidRDefault="00D67A07" w:rsidP="00D67A07">
      <w:pPr>
        <w:spacing w:before="100" w:beforeAutospacing="1" w:after="100" w:afterAutospacing="1" w:line="240" w:lineRule="auto"/>
        <w:rPr>
          <w:ins w:id="292" w:author="Unknown"/>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3752850" cy="4752975"/>
            <wp:effectExtent l="19050" t="0" r="0" b="0"/>
            <wp:docPr id="13" name="Picture 13" descr="Programming principles and practice using C++ by Bjarne Stroustr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rogramming principles and practice using C++ by Bjarne Stroustrup"/>
                    <pic:cNvPicPr>
                      <a:picLocks noChangeAspect="1" noChangeArrowheads="1"/>
                    </pic:cNvPicPr>
                  </pic:nvPicPr>
                  <pic:blipFill>
                    <a:blip r:embed="rId37"/>
                    <a:srcRect/>
                    <a:stretch>
                      <a:fillRect/>
                    </a:stretch>
                  </pic:blipFill>
                  <pic:spPr bwMode="auto">
                    <a:xfrm>
                      <a:off x="0" y="0"/>
                      <a:ext cx="3752850" cy="4752975"/>
                    </a:xfrm>
                    <a:prstGeom prst="rect">
                      <a:avLst/>
                    </a:prstGeom>
                    <a:noFill/>
                    <a:ln w="9525">
                      <a:noFill/>
                      <a:miter lim="800000"/>
                      <a:headEnd/>
                      <a:tailEnd/>
                    </a:ln>
                  </pic:spPr>
                </pic:pic>
              </a:graphicData>
            </a:graphic>
          </wp:inline>
        </w:drawing>
      </w:r>
    </w:p>
    <w:p w:rsidR="00D67A07" w:rsidRPr="00D67A07" w:rsidRDefault="00D67A07" w:rsidP="00D67A07">
      <w:pPr>
        <w:spacing w:after="0" w:line="240" w:lineRule="auto"/>
        <w:rPr>
          <w:ins w:id="293" w:author="Unknown"/>
          <w:rFonts w:ascii="Times New Roman" w:eastAsia="Times New Roman" w:hAnsi="Times New Roman" w:cs="Times New Roman"/>
          <w:sz w:val="24"/>
          <w:szCs w:val="24"/>
        </w:rPr>
      </w:pPr>
      <w:ins w:id="294"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"https://amzn.to/2dVdVID"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Get this book</w:t>
        </w:r>
        <w:r w:rsidRPr="00D67A07">
          <w:rPr>
            <w:rFonts w:ascii="Times New Roman" w:eastAsia="Times New Roman" w:hAnsi="Times New Roman" w:cs="Times New Roman"/>
            <w:sz w:val="24"/>
            <w:szCs w:val="24"/>
          </w:rPr>
          <w:fldChar w:fldCharType="end"/>
        </w:r>
      </w:ins>
    </w:p>
    <w:p w:rsidR="00D67A07" w:rsidRPr="00D67A07" w:rsidRDefault="00D67A07" w:rsidP="00D67A07">
      <w:pPr>
        <w:spacing w:before="100" w:beforeAutospacing="1" w:after="100" w:afterAutospacing="1" w:line="240" w:lineRule="auto"/>
        <w:outlineLvl w:val="3"/>
        <w:rPr>
          <w:ins w:id="295" w:author="Unknown"/>
          <w:rFonts w:ascii="Times New Roman" w:eastAsia="Times New Roman" w:hAnsi="Times New Roman" w:cs="Times New Roman"/>
          <w:b/>
          <w:bCs/>
          <w:sz w:val="24"/>
          <w:szCs w:val="24"/>
        </w:rPr>
      </w:pPr>
      <w:ins w:id="296" w:author="Unknown">
        <w:r w:rsidRPr="00D67A07">
          <w:rPr>
            <w:rFonts w:ascii="Times New Roman" w:eastAsia="Times New Roman" w:hAnsi="Times New Roman" w:cs="Times New Roman"/>
            <w:b/>
            <w:bCs/>
            <w:sz w:val="24"/>
            <w:szCs w:val="24"/>
          </w:rPr>
          <w:t>C++ Coding Standards: 101 Rules, Guidelines, and Best Practices</w:t>
        </w:r>
      </w:ins>
    </w:p>
    <w:p w:rsidR="00D67A07" w:rsidRPr="00D67A07" w:rsidRDefault="00D67A07" w:rsidP="00D67A07">
      <w:pPr>
        <w:spacing w:before="100" w:beforeAutospacing="1" w:after="100" w:afterAutospacing="1" w:line="240" w:lineRule="auto"/>
        <w:rPr>
          <w:ins w:id="297" w:author="Unknown"/>
          <w:rFonts w:ascii="Times New Roman" w:eastAsia="Times New Roman" w:hAnsi="Times New Roman" w:cs="Times New Roman"/>
          <w:sz w:val="24"/>
          <w:szCs w:val="24"/>
        </w:rPr>
      </w:pPr>
      <w:proofErr w:type="gramStart"/>
      <w:ins w:id="298" w:author="Unknown">
        <w:r w:rsidRPr="00D67A07">
          <w:rPr>
            <w:rFonts w:ascii="Times New Roman" w:eastAsia="Times New Roman" w:hAnsi="Times New Roman" w:cs="Times New Roman"/>
            <w:sz w:val="24"/>
            <w:szCs w:val="24"/>
          </w:rPr>
          <w:t>A must for writing clean and efficient C++ programs.</w:t>
        </w:r>
        <w:proofErr w:type="gramEnd"/>
        <w:r w:rsidRPr="00D67A07">
          <w:rPr>
            <w:rFonts w:ascii="Times New Roman" w:eastAsia="Times New Roman" w:hAnsi="Times New Roman" w:cs="Times New Roman"/>
            <w:sz w:val="24"/>
            <w:szCs w:val="24"/>
          </w:rPr>
          <w:t xml:space="preserve"> The book is intended to provide beginners with necessary rules, guidelines and coding practices.</w:t>
        </w:r>
      </w:ins>
    </w:p>
    <w:p w:rsidR="00D67A07" w:rsidRPr="00D67A07" w:rsidRDefault="00D67A07" w:rsidP="00D67A07">
      <w:pPr>
        <w:spacing w:before="100" w:beforeAutospacing="1" w:after="100" w:afterAutospacing="1" w:line="240" w:lineRule="auto"/>
        <w:rPr>
          <w:ins w:id="299" w:author="Unknown"/>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noProof/>
          <w:sz w:val="24"/>
          <w:szCs w:val="24"/>
        </w:rPr>
        <w:lastRenderedPageBreak/>
        <w:drawing>
          <wp:inline distT="0" distB="0" distL="0" distR="0">
            <wp:extent cx="9191625" cy="11430000"/>
            <wp:effectExtent l="19050" t="0" r="9525" b="0"/>
            <wp:docPr id="14" name="Picture 14" descr="C++ Coding Standards: 101 Rules, Guidelines, and Best Pract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 Coding Standards: 101 Rules, Guidelines, and Best Practices"/>
                    <pic:cNvPicPr>
                      <a:picLocks noChangeAspect="1" noChangeArrowheads="1"/>
                    </pic:cNvPicPr>
                  </pic:nvPicPr>
                  <pic:blipFill>
                    <a:blip r:embed="rId38"/>
                    <a:srcRect/>
                    <a:stretch>
                      <a:fillRect/>
                    </a:stretch>
                  </pic:blipFill>
                  <pic:spPr bwMode="auto">
                    <a:xfrm>
                      <a:off x="0" y="0"/>
                      <a:ext cx="9191625" cy="11430000"/>
                    </a:xfrm>
                    <a:prstGeom prst="rect">
                      <a:avLst/>
                    </a:prstGeom>
                    <a:noFill/>
                    <a:ln w="9525">
                      <a:noFill/>
                      <a:miter lim="800000"/>
                      <a:headEnd/>
                      <a:tailEnd/>
                    </a:ln>
                  </pic:spPr>
                </pic:pic>
              </a:graphicData>
            </a:graphic>
          </wp:inline>
        </w:drawing>
      </w:r>
    </w:p>
    <w:p w:rsidR="00D67A07" w:rsidRPr="00D67A07" w:rsidRDefault="00D67A07" w:rsidP="00D67A07">
      <w:pPr>
        <w:spacing w:after="0" w:line="240" w:lineRule="auto"/>
        <w:rPr>
          <w:ins w:id="300" w:author="Unknown"/>
          <w:rFonts w:ascii="Times New Roman" w:eastAsia="Times New Roman" w:hAnsi="Times New Roman" w:cs="Times New Roman"/>
          <w:sz w:val="24"/>
          <w:szCs w:val="24"/>
        </w:rPr>
      </w:pPr>
      <w:ins w:id="301" w:author="Unknown">
        <w:r w:rsidRPr="00D67A07">
          <w:rPr>
            <w:rFonts w:ascii="Times New Roman" w:eastAsia="Times New Roman" w:hAnsi="Times New Roman" w:cs="Times New Roman"/>
            <w:sz w:val="24"/>
            <w:szCs w:val="24"/>
          </w:rPr>
          <w:lastRenderedPageBreak/>
          <w:fldChar w:fldCharType="begin"/>
        </w:r>
        <w:r w:rsidRPr="00D67A07">
          <w:rPr>
            <w:rFonts w:ascii="Times New Roman" w:eastAsia="Times New Roman" w:hAnsi="Times New Roman" w:cs="Times New Roman"/>
            <w:sz w:val="24"/>
            <w:szCs w:val="24"/>
          </w:rPr>
          <w:instrText xml:space="preserve"> HYPERLINK "https://amzn.to/2j7KNLN"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Get this book</w:t>
        </w:r>
        <w:r w:rsidRPr="00D67A07">
          <w:rPr>
            <w:rFonts w:ascii="Times New Roman" w:eastAsia="Times New Roman" w:hAnsi="Times New Roman" w:cs="Times New Roman"/>
            <w:sz w:val="24"/>
            <w:szCs w:val="24"/>
          </w:rPr>
          <w:fldChar w:fldCharType="end"/>
        </w:r>
      </w:ins>
    </w:p>
    <w:p w:rsidR="00D67A07" w:rsidRPr="00D67A07" w:rsidRDefault="00D67A07" w:rsidP="00D67A07">
      <w:pPr>
        <w:spacing w:before="100" w:beforeAutospacing="1" w:after="100" w:afterAutospacing="1" w:line="240" w:lineRule="auto"/>
        <w:rPr>
          <w:ins w:id="302" w:author="Unknown"/>
          <w:rFonts w:ascii="Times New Roman" w:eastAsia="Times New Roman" w:hAnsi="Times New Roman" w:cs="Times New Roman"/>
          <w:sz w:val="24"/>
          <w:szCs w:val="24"/>
        </w:rPr>
      </w:pPr>
      <w:ins w:id="303" w:author="Unknown">
        <w:r w:rsidRPr="00D67A07">
          <w:rPr>
            <w:rFonts w:ascii="Times New Roman" w:eastAsia="Times New Roman" w:hAnsi="Times New Roman" w:cs="Times New Roman"/>
            <w:sz w:val="24"/>
            <w:szCs w:val="24"/>
          </w:rPr>
          <w:t> </w:t>
        </w:r>
      </w:ins>
    </w:p>
    <w:p w:rsidR="00D67A07" w:rsidRPr="00D67A07" w:rsidRDefault="00D67A07" w:rsidP="00D67A07">
      <w:pPr>
        <w:spacing w:before="100" w:beforeAutospacing="1" w:after="100" w:afterAutospacing="1" w:line="240" w:lineRule="auto"/>
        <w:outlineLvl w:val="1"/>
        <w:rPr>
          <w:ins w:id="304" w:author="Unknown"/>
          <w:rFonts w:ascii="Times New Roman" w:eastAsia="Times New Roman" w:hAnsi="Times New Roman" w:cs="Times New Roman"/>
          <w:b/>
          <w:bCs/>
          <w:sz w:val="36"/>
          <w:szCs w:val="36"/>
        </w:rPr>
      </w:pPr>
      <w:ins w:id="305" w:author="Unknown">
        <w:r w:rsidRPr="00D67A07">
          <w:rPr>
            <w:rFonts w:ascii="Times New Roman" w:eastAsia="Times New Roman" w:hAnsi="Times New Roman" w:cs="Times New Roman"/>
            <w:b/>
            <w:bCs/>
            <w:sz w:val="36"/>
            <w:szCs w:val="36"/>
          </w:rPr>
          <w:t xml:space="preserve">5 Tips to better yourself in C++ Programming </w:t>
        </w:r>
      </w:ins>
    </w:p>
    <w:p w:rsidR="00D67A07" w:rsidRPr="00D67A07" w:rsidRDefault="00D67A07" w:rsidP="00D67A07">
      <w:pPr>
        <w:spacing w:before="100" w:beforeAutospacing="1" w:after="100" w:afterAutospacing="1" w:line="240" w:lineRule="auto"/>
        <w:rPr>
          <w:ins w:id="306" w:author="Unknown"/>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857250" cy="857250"/>
            <wp:effectExtent l="19050" t="0" r="0" b="0"/>
            <wp:docPr id="15" name="Picture 15" descr="https://www.programiz.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programiz.com/"/>
                    <pic:cNvPicPr>
                      <a:picLocks noChangeAspect="1" noChangeArrowheads="1"/>
                    </pic:cNvPicPr>
                  </pic:nvPicPr>
                  <pic:blipFill>
                    <a:blip r:embed="rId39"/>
                    <a:srcRect/>
                    <a:stretch>
                      <a:fillRect/>
                    </a:stretch>
                  </pic:blipFill>
                  <pic:spPr bwMode="auto">
                    <a:xfrm>
                      <a:off x="0" y="0"/>
                      <a:ext cx="857250" cy="857250"/>
                    </a:xfrm>
                    <a:prstGeom prst="rect">
                      <a:avLst/>
                    </a:prstGeom>
                    <a:noFill/>
                    <a:ln w="9525">
                      <a:noFill/>
                      <a:miter lim="800000"/>
                      <a:headEnd/>
                      <a:tailEnd/>
                    </a:ln>
                  </pic:spPr>
                </pic:pic>
              </a:graphicData>
            </a:graphic>
          </wp:inline>
        </w:drawing>
      </w:r>
    </w:p>
    <w:p w:rsidR="00D67A07" w:rsidRPr="00D67A07" w:rsidRDefault="00D67A07" w:rsidP="00D67A07">
      <w:pPr>
        <w:spacing w:before="100" w:beforeAutospacing="1" w:after="100" w:afterAutospacing="1" w:line="240" w:lineRule="auto"/>
        <w:rPr>
          <w:ins w:id="307" w:author="Unknown"/>
          <w:rFonts w:ascii="Times New Roman" w:eastAsia="Times New Roman" w:hAnsi="Times New Roman" w:cs="Times New Roman"/>
          <w:sz w:val="24"/>
          <w:szCs w:val="24"/>
        </w:rPr>
      </w:pPr>
      <w:ins w:id="308" w:author="Unknown">
        <w:r w:rsidRPr="00D67A07">
          <w:rPr>
            <w:rFonts w:ascii="Times New Roman" w:eastAsia="Times New Roman" w:hAnsi="Times New Roman" w:cs="Times New Roman"/>
            <w:sz w:val="24"/>
            <w:szCs w:val="24"/>
          </w:rPr>
          <w:t>As you consume more content on C++, you’ll gradually understand there is no one way to get something done.</w:t>
        </w:r>
      </w:ins>
    </w:p>
    <w:p w:rsidR="00D67A07" w:rsidRPr="00D67A07" w:rsidRDefault="00D67A07" w:rsidP="00D67A07">
      <w:pPr>
        <w:numPr>
          <w:ilvl w:val="0"/>
          <w:numId w:val="17"/>
        </w:numPr>
        <w:spacing w:before="100" w:beforeAutospacing="1" w:after="100" w:afterAutospacing="1" w:line="240" w:lineRule="auto"/>
        <w:rPr>
          <w:ins w:id="309" w:author="Unknown"/>
          <w:rFonts w:ascii="Times New Roman" w:eastAsia="Times New Roman" w:hAnsi="Times New Roman" w:cs="Times New Roman"/>
          <w:sz w:val="24"/>
          <w:szCs w:val="24"/>
        </w:rPr>
      </w:pPr>
      <w:ins w:id="310" w:author="Unknown">
        <w:r w:rsidRPr="00D67A07">
          <w:rPr>
            <w:rFonts w:ascii="Times New Roman" w:eastAsia="Times New Roman" w:hAnsi="Times New Roman" w:cs="Times New Roman"/>
            <w:b/>
            <w:bCs/>
            <w:sz w:val="24"/>
            <w:szCs w:val="24"/>
          </w:rPr>
          <w:t>Learning by doing</w:t>
        </w:r>
      </w:ins>
    </w:p>
    <w:p w:rsidR="00D67A07" w:rsidRPr="00D67A07" w:rsidRDefault="00D67A07" w:rsidP="00D67A07">
      <w:pPr>
        <w:spacing w:beforeAutospacing="1" w:after="0" w:afterAutospacing="1" w:line="240" w:lineRule="auto"/>
        <w:ind w:left="720"/>
        <w:rPr>
          <w:ins w:id="311" w:author="Unknown"/>
          <w:rFonts w:ascii="Times New Roman" w:eastAsia="Times New Roman" w:hAnsi="Times New Roman" w:cs="Times New Roman"/>
          <w:sz w:val="24"/>
          <w:szCs w:val="24"/>
        </w:rPr>
      </w:pPr>
      <w:ins w:id="312" w:author="Unknown">
        <w:r w:rsidRPr="00D67A07">
          <w:rPr>
            <w:rFonts w:ascii="Times New Roman" w:eastAsia="Times New Roman" w:hAnsi="Times New Roman" w:cs="Times New Roman"/>
            <w:sz w:val="24"/>
            <w:szCs w:val="24"/>
          </w:rPr>
          <w:t>Whether you follow our tutorials or from any other media, practice what you’ve just gone through. Only practice will make you a better programmer.</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Don’t just copy code and run it. Take some time to think what the code actually does. Replicate it on your system and see what errors occur and most importantly, learn from them.</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Only then will you better yourself as a developer.</w:t>
        </w:r>
      </w:ins>
    </w:p>
    <w:p w:rsidR="00D67A07" w:rsidRPr="00D67A07" w:rsidRDefault="00D67A07" w:rsidP="00D67A07">
      <w:pPr>
        <w:numPr>
          <w:ilvl w:val="0"/>
          <w:numId w:val="17"/>
        </w:numPr>
        <w:spacing w:before="100" w:beforeAutospacing="1" w:after="100" w:afterAutospacing="1" w:line="240" w:lineRule="auto"/>
        <w:rPr>
          <w:ins w:id="313" w:author="Unknown"/>
          <w:rFonts w:ascii="Times New Roman" w:eastAsia="Times New Roman" w:hAnsi="Times New Roman" w:cs="Times New Roman"/>
          <w:sz w:val="24"/>
          <w:szCs w:val="24"/>
        </w:rPr>
      </w:pPr>
      <w:ins w:id="314" w:author="Unknown">
        <w:r w:rsidRPr="00D67A07">
          <w:rPr>
            <w:rFonts w:ascii="Times New Roman" w:eastAsia="Times New Roman" w:hAnsi="Times New Roman" w:cs="Times New Roman"/>
            <w:b/>
            <w:bCs/>
            <w:sz w:val="24"/>
            <w:szCs w:val="24"/>
          </w:rPr>
          <w:t>Follow C++ standards</w:t>
        </w:r>
      </w:ins>
    </w:p>
    <w:p w:rsidR="00D67A07" w:rsidRPr="00D67A07" w:rsidRDefault="00D67A07" w:rsidP="00D67A07">
      <w:pPr>
        <w:spacing w:beforeAutospacing="1" w:after="0" w:afterAutospacing="1" w:line="240" w:lineRule="auto"/>
        <w:ind w:left="720"/>
        <w:rPr>
          <w:ins w:id="315" w:author="Unknown"/>
          <w:rFonts w:ascii="Times New Roman" w:eastAsia="Times New Roman" w:hAnsi="Times New Roman" w:cs="Times New Roman"/>
          <w:sz w:val="24"/>
          <w:szCs w:val="24"/>
        </w:rPr>
      </w:pPr>
      <w:ins w:id="316" w:author="Unknown">
        <w:r w:rsidRPr="00D67A07">
          <w:rPr>
            <w:rFonts w:ascii="Times New Roman" w:eastAsia="Times New Roman" w:hAnsi="Times New Roman" w:cs="Times New Roman"/>
            <w:sz w:val="24"/>
            <w:szCs w:val="24"/>
          </w:rPr>
          <w:t>It is really important to follow a good C++ standard when you start programming. This provides a set of easy rules to follow for a particular purpose in a particular setting. For beginners, it gives you one less freedom when you start out.</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 xml:space="preserve">Take a look at </w:t>
        </w:r>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"https://isocpp.org/wiki/faq/coding-standards" \o "C++ Coding standards" </w:instrText>
        </w:r>
        <w:r w:rsidRPr="00D67A07">
          <w:rPr>
            <w:rFonts w:ascii="Times New Roman" w:eastAsia="Times New Roman" w:hAnsi="Times New Roman" w:cs="Times New Roman"/>
            <w:sz w:val="24"/>
            <w:szCs w:val="24"/>
          </w:rPr>
          <w:fldChar w:fldCharType="separate"/>
        </w:r>
        <w:proofErr w:type="spellStart"/>
        <w:r w:rsidRPr="00D67A07">
          <w:rPr>
            <w:rFonts w:ascii="Times New Roman" w:eastAsia="Times New Roman" w:hAnsi="Times New Roman" w:cs="Times New Roman"/>
            <w:color w:val="0000FF"/>
            <w:sz w:val="24"/>
            <w:szCs w:val="24"/>
            <w:u w:val="single"/>
          </w:rPr>
          <w:t>IsoCPP’s</w:t>
        </w:r>
        <w:proofErr w:type="spellEnd"/>
        <w:r w:rsidRPr="00D67A07">
          <w:rPr>
            <w:rFonts w:ascii="Times New Roman" w:eastAsia="Times New Roman" w:hAnsi="Times New Roman" w:cs="Times New Roman"/>
            <w:color w:val="0000FF"/>
            <w:sz w:val="24"/>
            <w:szCs w:val="24"/>
            <w:u w:val="single"/>
          </w:rPr>
          <w:t xml:space="preserve"> coding standard FAQ</w:t>
        </w:r>
        <w:r w:rsidRPr="00D67A07">
          <w:rPr>
            <w:rFonts w:ascii="Times New Roman" w:eastAsia="Times New Roman" w:hAnsi="Times New Roman" w:cs="Times New Roman"/>
            <w:sz w:val="24"/>
            <w:szCs w:val="24"/>
          </w:rPr>
          <w:fldChar w:fldCharType="end"/>
        </w:r>
        <w:r w:rsidRPr="00D67A07">
          <w:rPr>
            <w:rFonts w:ascii="Times New Roman" w:eastAsia="Times New Roman" w:hAnsi="Times New Roman" w:cs="Times New Roman"/>
            <w:sz w:val="24"/>
            <w:szCs w:val="24"/>
          </w:rPr>
          <w:t xml:space="preserve"> and also follow the </w:t>
        </w:r>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"http://isocpp.github.io/CppCoreGuidelines/CppCoreGuidelines" \o "C++ Core Guidelines"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C++ Core Guidelines</w:t>
        </w:r>
        <w:r w:rsidRPr="00D67A07">
          <w:rPr>
            <w:rFonts w:ascii="Times New Roman" w:eastAsia="Times New Roman" w:hAnsi="Times New Roman" w:cs="Times New Roman"/>
            <w:sz w:val="24"/>
            <w:szCs w:val="24"/>
          </w:rPr>
          <w:fldChar w:fldCharType="end"/>
        </w:r>
        <w:r w:rsidRPr="00D67A07">
          <w:rPr>
            <w:rFonts w:ascii="Times New Roman" w:eastAsia="Times New Roman" w:hAnsi="Times New Roman" w:cs="Times New Roman"/>
            <w:sz w:val="24"/>
            <w:szCs w:val="24"/>
          </w:rPr>
          <w:t>.</w:t>
        </w:r>
      </w:ins>
    </w:p>
    <w:p w:rsidR="00D67A07" w:rsidRPr="00D67A07" w:rsidRDefault="00D67A07" w:rsidP="00D67A07">
      <w:pPr>
        <w:numPr>
          <w:ilvl w:val="0"/>
          <w:numId w:val="17"/>
        </w:numPr>
        <w:spacing w:before="100" w:beforeAutospacing="1" w:after="100" w:afterAutospacing="1" w:line="240" w:lineRule="auto"/>
        <w:rPr>
          <w:ins w:id="317" w:author="Unknown"/>
          <w:rFonts w:ascii="Times New Roman" w:eastAsia="Times New Roman" w:hAnsi="Times New Roman" w:cs="Times New Roman"/>
          <w:sz w:val="24"/>
          <w:szCs w:val="24"/>
        </w:rPr>
      </w:pPr>
      <w:ins w:id="318" w:author="Unknown">
        <w:r w:rsidRPr="00D67A07">
          <w:rPr>
            <w:rFonts w:ascii="Times New Roman" w:eastAsia="Times New Roman" w:hAnsi="Times New Roman" w:cs="Times New Roman"/>
            <w:b/>
            <w:bCs/>
            <w:sz w:val="24"/>
            <w:szCs w:val="24"/>
          </w:rPr>
          <w:t>Read others C++ code</w:t>
        </w:r>
      </w:ins>
    </w:p>
    <w:p w:rsidR="00D67A07" w:rsidRPr="00D67A07" w:rsidRDefault="00D67A07" w:rsidP="00D67A07">
      <w:pPr>
        <w:spacing w:beforeAutospacing="1" w:after="0" w:afterAutospacing="1" w:line="240" w:lineRule="auto"/>
        <w:ind w:left="720"/>
        <w:rPr>
          <w:ins w:id="319" w:author="Unknown"/>
          <w:rFonts w:ascii="Times New Roman" w:eastAsia="Times New Roman" w:hAnsi="Times New Roman" w:cs="Times New Roman"/>
          <w:sz w:val="24"/>
          <w:szCs w:val="24"/>
        </w:rPr>
      </w:pPr>
      <w:ins w:id="320" w:author="Unknown">
        <w:r w:rsidRPr="00D67A07">
          <w:rPr>
            <w:rFonts w:ascii="Times New Roman" w:eastAsia="Times New Roman" w:hAnsi="Times New Roman" w:cs="Times New Roman"/>
            <w:sz w:val="24"/>
            <w:szCs w:val="24"/>
          </w:rPr>
          <w:t xml:space="preserve">Join </w:t>
        </w:r>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"https://github.com/trending/cpp" \o "Github C++" </w:instrText>
        </w:r>
        <w:r w:rsidRPr="00D67A07">
          <w:rPr>
            <w:rFonts w:ascii="Times New Roman" w:eastAsia="Times New Roman" w:hAnsi="Times New Roman" w:cs="Times New Roman"/>
            <w:sz w:val="24"/>
            <w:szCs w:val="24"/>
          </w:rPr>
          <w:fldChar w:fldCharType="separate"/>
        </w:r>
        <w:proofErr w:type="spellStart"/>
        <w:r w:rsidRPr="00D67A07">
          <w:rPr>
            <w:rFonts w:ascii="Times New Roman" w:eastAsia="Times New Roman" w:hAnsi="Times New Roman" w:cs="Times New Roman"/>
            <w:color w:val="0000FF"/>
            <w:sz w:val="24"/>
            <w:szCs w:val="24"/>
            <w:u w:val="single"/>
          </w:rPr>
          <w:t>Github’s</w:t>
        </w:r>
        <w:proofErr w:type="spellEnd"/>
        <w:r w:rsidRPr="00D67A07">
          <w:rPr>
            <w:rFonts w:ascii="Times New Roman" w:eastAsia="Times New Roman" w:hAnsi="Times New Roman" w:cs="Times New Roman"/>
            <w:color w:val="0000FF"/>
            <w:sz w:val="24"/>
            <w:szCs w:val="24"/>
            <w:u w:val="single"/>
          </w:rPr>
          <w:t xml:space="preserve"> open source projects</w:t>
        </w:r>
        <w:r w:rsidRPr="00D67A07">
          <w:rPr>
            <w:rFonts w:ascii="Times New Roman" w:eastAsia="Times New Roman" w:hAnsi="Times New Roman" w:cs="Times New Roman"/>
            <w:sz w:val="24"/>
            <w:szCs w:val="24"/>
          </w:rPr>
          <w:fldChar w:fldCharType="end"/>
        </w:r>
        <w:r w:rsidRPr="00D67A07">
          <w:rPr>
            <w:rFonts w:ascii="Times New Roman" w:eastAsia="Times New Roman" w:hAnsi="Times New Roman" w:cs="Times New Roman"/>
            <w:sz w:val="24"/>
            <w:szCs w:val="24"/>
          </w:rPr>
          <w:t xml:space="preserve"> and read others code. This can be overwhelming at first when you see all the code in the project. You can use </w:t>
        </w:r>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"http://patrick.lioi.net/2013/01/03/code-whittling/" \o "Code Whittling"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Code Whittling</w:t>
        </w:r>
        <w:r w:rsidRPr="00D67A07">
          <w:rPr>
            <w:rFonts w:ascii="Times New Roman" w:eastAsia="Times New Roman" w:hAnsi="Times New Roman" w:cs="Times New Roman"/>
            <w:sz w:val="24"/>
            <w:szCs w:val="24"/>
          </w:rPr>
          <w:fldChar w:fldCharType="end"/>
        </w:r>
        <w:r w:rsidRPr="00D67A07">
          <w:rPr>
            <w:rFonts w:ascii="Times New Roman" w:eastAsia="Times New Roman" w:hAnsi="Times New Roman" w:cs="Times New Roman"/>
            <w:sz w:val="24"/>
            <w:szCs w:val="24"/>
          </w:rPr>
          <w:t xml:space="preserve"> to start small and only focus on one thing at a moment.</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You’ll not only learn other’s style of coding but you’ll also understand how they think.</w:t>
        </w:r>
      </w:ins>
    </w:p>
    <w:p w:rsidR="00D67A07" w:rsidRPr="00D67A07" w:rsidRDefault="00D67A07" w:rsidP="00D67A07">
      <w:pPr>
        <w:numPr>
          <w:ilvl w:val="0"/>
          <w:numId w:val="17"/>
        </w:numPr>
        <w:spacing w:before="100" w:beforeAutospacing="1" w:after="100" w:afterAutospacing="1" w:line="240" w:lineRule="auto"/>
        <w:rPr>
          <w:ins w:id="321" w:author="Unknown"/>
          <w:rFonts w:ascii="Times New Roman" w:eastAsia="Times New Roman" w:hAnsi="Times New Roman" w:cs="Times New Roman"/>
          <w:sz w:val="24"/>
          <w:szCs w:val="24"/>
        </w:rPr>
      </w:pPr>
      <w:ins w:id="322" w:author="Unknown">
        <w:r w:rsidRPr="00D67A07">
          <w:rPr>
            <w:rFonts w:ascii="Times New Roman" w:eastAsia="Times New Roman" w:hAnsi="Times New Roman" w:cs="Times New Roman"/>
            <w:b/>
            <w:bCs/>
            <w:sz w:val="24"/>
            <w:szCs w:val="24"/>
          </w:rPr>
          <w:t>Break things</w:t>
        </w:r>
      </w:ins>
    </w:p>
    <w:p w:rsidR="00D67A07" w:rsidRPr="00D67A07" w:rsidRDefault="00D67A07" w:rsidP="00D67A07">
      <w:pPr>
        <w:spacing w:beforeAutospacing="1" w:after="0" w:afterAutospacing="1" w:line="240" w:lineRule="auto"/>
        <w:ind w:left="720"/>
        <w:rPr>
          <w:ins w:id="323" w:author="Unknown"/>
          <w:rFonts w:ascii="Times New Roman" w:eastAsia="Times New Roman" w:hAnsi="Times New Roman" w:cs="Times New Roman"/>
          <w:sz w:val="24"/>
          <w:szCs w:val="24"/>
        </w:rPr>
      </w:pPr>
      <w:ins w:id="324" w:author="Unknown">
        <w:r w:rsidRPr="00D67A07">
          <w:rPr>
            <w:rFonts w:ascii="Times New Roman" w:eastAsia="Times New Roman" w:hAnsi="Times New Roman" w:cs="Times New Roman"/>
            <w:sz w:val="24"/>
            <w:szCs w:val="24"/>
          </w:rPr>
          <w:t>Don’t be afraid to break things the way it is. You’ll be amazed to find how much you can learn from the broken code filled with errors.</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lastRenderedPageBreak/>
          <w:t xml:space="preserve">Errors are </w:t>
        </w:r>
        <w:proofErr w:type="gramStart"/>
        <w:r w:rsidRPr="00D67A07">
          <w:rPr>
            <w:rFonts w:ascii="Times New Roman" w:eastAsia="Times New Roman" w:hAnsi="Times New Roman" w:cs="Times New Roman"/>
            <w:sz w:val="24"/>
            <w:szCs w:val="24"/>
          </w:rPr>
          <w:t>developers</w:t>
        </w:r>
        <w:proofErr w:type="gramEnd"/>
        <w:r w:rsidRPr="00D67A07">
          <w:rPr>
            <w:rFonts w:ascii="Times New Roman" w:eastAsia="Times New Roman" w:hAnsi="Times New Roman" w:cs="Times New Roman"/>
            <w:sz w:val="24"/>
            <w:szCs w:val="24"/>
          </w:rPr>
          <w:t xml:space="preserve"> best friend. Understand what the error is about. Follow the error trail that takes you to the root of the issue, fix them and learn from them.</w:t>
        </w:r>
      </w:ins>
    </w:p>
    <w:p w:rsidR="00D67A07" w:rsidRPr="00D67A07" w:rsidRDefault="00D67A07" w:rsidP="00D67A07">
      <w:pPr>
        <w:numPr>
          <w:ilvl w:val="0"/>
          <w:numId w:val="17"/>
        </w:numPr>
        <w:spacing w:before="100" w:beforeAutospacing="1" w:after="100" w:afterAutospacing="1" w:line="240" w:lineRule="auto"/>
        <w:rPr>
          <w:ins w:id="325" w:author="Unknown"/>
          <w:rFonts w:ascii="Times New Roman" w:eastAsia="Times New Roman" w:hAnsi="Times New Roman" w:cs="Times New Roman"/>
          <w:sz w:val="24"/>
          <w:szCs w:val="24"/>
        </w:rPr>
      </w:pPr>
      <w:ins w:id="326" w:author="Unknown">
        <w:r w:rsidRPr="00D67A07">
          <w:rPr>
            <w:rFonts w:ascii="Times New Roman" w:eastAsia="Times New Roman" w:hAnsi="Times New Roman" w:cs="Times New Roman"/>
            <w:b/>
            <w:bCs/>
            <w:sz w:val="24"/>
            <w:szCs w:val="24"/>
          </w:rPr>
          <w:t>Join C++ communities</w:t>
        </w:r>
      </w:ins>
    </w:p>
    <w:p w:rsidR="00D67A07" w:rsidRPr="00D67A07" w:rsidRDefault="00D67A07" w:rsidP="00D67A07">
      <w:pPr>
        <w:spacing w:beforeAutospacing="1" w:after="0" w:afterAutospacing="1" w:line="240" w:lineRule="auto"/>
        <w:ind w:left="720"/>
        <w:rPr>
          <w:ins w:id="327" w:author="Unknown"/>
          <w:rFonts w:ascii="Times New Roman" w:eastAsia="Times New Roman" w:hAnsi="Times New Roman" w:cs="Times New Roman"/>
          <w:sz w:val="24"/>
          <w:szCs w:val="24"/>
        </w:rPr>
      </w:pPr>
      <w:ins w:id="328" w:author="Unknown">
        <w:r w:rsidRPr="00D67A07">
          <w:rPr>
            <w:rFonts w:ascii="Times New Roman" w:eastAsia="Times New Roman" w:hAnsi="Times New Roman" w:cs="Times New Roman"/>
            <w:sz w:val="24"/>
            <w:szCs w:val="24"/>
          </w:rPr>
          <w:t>Get help from others. There are tons of great C++ communities that will help you solve real life problems and most importantly, become a better developer.</w:t>
        </w:r>
        <w:r w:rsidRPr="00D67A07">
          <w:rPr>
            <w:rFonts w:ascii="Times New Roman" w:eastAsia="Times New Roman" w:hAnsi="Times New Roman" w:cs="Times New Roman"/>
            <w:sz w:val="24"/>
            <w:szCs w:val="24"/>
          </w:rPr>
          <w:br/>
        </w:r>
        <w:r w:rsidRPr="00D67A07">
          <w:rPr>
            <w:rFonts w:ascii="Times New Roman" w:eastAsia="Times New Roman" w:hAnsi="Times New Roman" w:cs="Times New Roman"/>
            <w:sz w:val="24"/>
            <w:szCs w:val="24"/>
          </w:rPr>
          <w:br/>
          <w:t xml:space="preserve">Some of them are: </w:t>
        </w:r>
      </w:ins>
    </w:p>
    <w:p w:rsidR="00D67A07" w:rsidRPr="00D67A07" w:rsidRDefault="00D67A07" w:rsidP="00D67A07">
      <w:pPr>
        <w:numPr>
          <w:ilvl w:val="1"/>
          <w:numId w:val="17"/>
        </w:numPr>
        <w:spacing w:before="100" w:beforeAutospacing="1" w:after="100" w:afterAutospacing="1" w:line="240" w:lineRule="auto"/>
        <w:rPr>
          <w:ins w:id="329" w:author="Unknown"/>
          <w:rFonts w:ascii="Times New Roman" w:eastAsia="Times New Roman" w:hAnsi="Times New Roman" w:cs="Times New Roman"/>
          <w:sz w:val="24"/>
          <w:szCs w:val="24"/>
        </w:rPr>
      </w:pPr>
      <w:ins w:id="330"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"http://stackoverflow.com/questions/tagged/c%2b%2b" \o "C++ stackoverflow" </w:instrText>
        </w:r>
        <w:r w:rsidRPr="00D67A07">
          <w:rPr>
            <w:rFonts w:ascii="Times New Roman" w:eastAsia="Times New Roman" w:hAnsi="Times New Roman" w:cs="Times New Roman"/>
            <w:sz w:val="24"/>
            <w:szCs w:val="24"/>
          </w:rPr>
          <w:fldChar w:fldCharType="separate"/>
        </w:r>
        <w:proofErr w:type="spellStart"/>
        <w:r w:rsidRPr="00D67A07">
          <w:rPr>
            <w:rFonts w:ascii="Times New Roman" w:eastAsia="Times New Roman" w:hAnsi="Times New Roman" w:cs="Times New Roman"/>
            <w:color w:val="0000FF"/>
            <w:sz w:val="24"/>
            <w:szCs w:val="24"/>
            <w:u w:val="single"/>
          </w:rPr>
          <w:t>StackOverflow</w:t>
        </w:r>
        <w:proofErr w:type="spellEnd"/>
        <w:r w:rsidRPr="00D67A07">
          <w:rPr>
            <w:rFonts w:ascii="Times New Roman" w:eastAsia="Times New Roman" w:hAnsi="Times New Roman" w:cs="Times New Roman"/>
            <w:sz w:val="24"/>
            <w:szCs w:val="24"/>
          </w:rPr>
          <w:fldChar w:fldCharType="end"/>
        </w:r>
        <w:r w:rsidRPr="00D67A07">
          <w:rPr>
            <w:rFonts w:ascii="Times New Roman" w:eastAsia="Times New Roman" w:hAnsi="Times New Roman" w:cs="Times New Roman"/>
            <w:sz w:val="24"/>
            <w:szCs w:val="24"/>
          </w:rPr>
          <w:t xml:space="preserve"> - Most Popular programming Q&amp;A site on the web</w:t>
        </w:r>
      </w:ins>
    </w:p>
    <w:p w:rsidR="00D67A07" w:rsidRPr="00D67A07" w:rsidRDefault="00D67A07" w:rsidP="00D67A07">
      <w:pPr>
        <w:numPr>
          <w:ilvl w:val="1"/>
          <w:numId w:val="17"/>
        </w:numPr>
        <w:spacing w:before="100" w:beforeAutospacing="1" w:after="100" w:afterAutospacing="1" w:line="240" w:lineRule="auto"/>
        <w:rPr>
          <w:ins w:id="331" w:author="Unknown"/>
          <w:rFonts w:ascii="Times New Roman" w:eastAsia="Times New Roman" w:hAnsi="Times New Roman" w:cs="Times New Roman"/>
          <w:sz w:val="24"/>
          <w:szCs w:val="24"/>
        </w:rPr>
      </w:pPr>
      <w:ins w:id="332"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"https://www.codechef.com/" \o "Codechef" </w:instrText>
        </w:r>
        <w:r w:rsidRPr="00D67A07">
          <w:rPr>
            <w:rFonts w:ascii="Times New Roman" w:eastAsia="Times New Roman" w:hAnsi="Times New Roman" w:cs="Times New Roman"/>
            <w:sz w:val="24"/>
            <w:szCs w:val="24"/>
          </w:rPr>
          <w:fldChar w:fldCharType="separate"/>
        </w:r>
        <w:proofErr w:type="spellStart"/>
        <w:r w:rsidRPr="00D67A07">
          <w:rPr>
            <w:rFonts w:ascii="Times New Roman" w:eastAsia="Times New Roman" w:hAnsi="Times New Roman" w:cs="Times New Roman"/>
            <w:color w:val="0000FF"/>
            <w:sz w:val="24"/>
            <w:szCs w:val="24"/>
            <w:u w:val="single"/>
          </w:rPr>
          <w:t>Codechef</w:t>
        </w:r>
        <w:proofErr w:type="spellEnd"/>
        <w:r w:rsidRPr="00D67A07">
          <w:rPr>
            <w:rFonts w:ascii="Times New Roman" w:eastAsia="Times New Roman" w:hAnsi="Times New Roman" w:cs="Times New Roman"/>
            <w:sz w:val="24"/>
            <w:szCs w:val="24"/>
          </w:rPr>
          <w:fldChar w:fldCharType="end"/>
        </w:r>
        <w:r w:rsidRPr="00D67A07">
          <w:rPr>
            <w:rFonts w:ascii="Times New Roman" w:eastAsia="Times New Roman" w:hAnsi="Times New Roman" w:cs="Times New Roman"/>
            <w:sz w:val="24"/>
            <w:szCs w:val="24"/>
          </w:rPr>
          <w:t xml:space="preserve"> - Practice questions, challenges and a large community of programmers</w:t>
        </w:r>
      </w:ins>
    </w:p>
    <w:p w:rsidR="00D67A07" w:rsidRPr="00D67A07" w:rsidRDefault="00D67A07" w:rsidP="00D67A07">
      <w:pPr>
        <w:numPr>
          <w:ilvl w:val="1"/>
          <w:numId w:val="17"/>
        </w:numPr>
        <w:spacing w:before="100" w:beforeAutospacing="1" w:after="100" w:afterAutospacing="1" w:line="240" w:lineRule="auto"/>
        <w:rPr>
          <w:ins w:id="333" w:author="Unknown"/>
          <w:rFonts w:ascii="Times New Roman" w:eastAsia="Times New Roman" w:hAnsi="Times New Roman" w:cs="Times New Roman"/>
          <w:sz w:val="24"/>
          <w:szCs w:val="24"/>
        </w:rPr>
      </w:pPr>
      <w:ins w:id="334"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"http://www.codeproject.com/" \o "CodeProject" </w:instrText>
        </w:r>
        <w:r w:rsidRPr="00D67A07">
          <w:rPr>
            <w:rFonts w:ascii="Times New Roman" w:eastAsia="Times New Roman" w:hAnsi="Times New Roman" w:cs="Times New Roman"/>
            <w:sz w:val="24"/>
            <w:szCs w:val="24"/>
          </w:rPr>
          <w:fldChar w:fldCharType="separate"/>
        </w:r>
        <w:proofErr w:type="spellStart"/>
        <w:r w:rsidRPr="00D67A07">
          <w:rPr>
            <w:rFonts w:ascii="Times New Roman" w:eastAsia="Times New Roman" w:hAnsi="Times New Roman" w:cs="Times New Roman"/>
            <w:color w:val="0000FF"/>
            <w:sz w:val="24"/>
            <w:szCs w:val="24"/>
            <w:u w:val="single"/>
          </w:rPr>
          <w:t>CodeProject</w:t>
        </w:r>
        <w:proofErr w:type="spellEnd"/>
        <w:r w:rsidRPr="00D67A07">
          <w:rPr>
            <w:rFonts w:ascii="Times New Roman" w:eastAsia="Times New Roman" w:hAnsi="Times New Roman" w:cs="Times New Roman"/>
            <w:sz w:val="24"/>
            <w:szCs w:val="24"/>
          </w:rPr>
          <w:fldChar w:fldCharType="end"/>
        </w:r>
        <w:r w:rsidRPr="00D67A07">
          <w:rPr>
            <w:rFonts w:ascii="Times New Roman" w:eastAsia="Times New Roman" w:hAnsi="Times New Roman" w:cs="Times New Roman"/>
            <w:sz w:val="24"/>
            <w:szCs w:val="24"/>
          </w:rPr>
          <w:t xml:space="preserve"> - For those who code, with in-depth articles and huge community of coders</w:t>
        </w:r>
      </w:ins>
    </w:p>
    <w:p w:rsidR="00D67A07" w:rsidRPr="00D67A07" w:rsidRDefault="00D67A07" w:rsidP="00D67A07">
      <w:pPr>
        <w:spacing w:before="100" w:beforeAutospacing="1" w:after="100" w:afterAutospacing="1" w:line="240" w:lineRule="auto"/>
        <w:outlineLvl w:val="1"/>
        <w:rPr>
          <w:ins w:id="335" w:author="Unknown"/>
          <w:rFonts w:ascii="Times New Roman" w:eastAsia="Times New Roman" w:hAnsi="Times New Roman" w:cs="Times New Roman"/>
          <w:b/>
          <w:bCs/>
          <w:sz w:val="36"/>
          <w:szCs w:val="36"/>
        </w:rPr>
      </w:pPr>
      <w:ins w:id="336" w:author="Unknown">
        <w:r w:rsidRPr="00D67A07">
          <w:rPr>
            <w:rFonts w:ascii="Times New Roman" w:eastAsia="Times New Roman" w:hAnsi="Times New Roman" w:cs="Times New Roman"/>
            <w:b/>
            <w:bCs/>
            <w:sz w:val="36"/>
            <w:szCs w:val="36"/>
          </w:rPr>
          <w:t>Final Words</w:t>
        </w:r>
      </w:ins>
    </w:p>
    <w:p w:rsidR="00D67A07" w:rsidRPr="00D67A07" w:rsidRDefault="00D67A07" w:rsidP="00D67A07">
      <w:pPr>
        <w:spacing w:before="100" w:beforeAutospacing="1" w:after="100" w:afterAutospacing="1" w:line="240" w:lineRule="auto"/>
        <w:rPr>
          <w:ins w:id="337" w:author="Unknown"/>
          <w:rFonts w:ascii="Times New Roman" w:eastAsia="Times New Roman" w:hAnsi="Times New Roman" w:cs="Times New Roman"/>
          <w:sz w:val="24"/>
          <w:szCs w:val="24"/>
        </w:rPr>
      </w:pPr>
      <w:ins w:id="338" w:author="Unknown">
        <w:r w:rsidRPr="00D67A07">
          <w:rPr>
            <w:rFonts w:ascii="Times New Roman" w:eastAsia="Times New Roman" w:hAnsi="Times New Roman" w:cs="Times New Roman"/>
            <w:sz w:val="24"/>
            <w:szCs w:val="24"/>
          </w:rPr>
          <w:t>C++ is a great language to start your programming journey with. The experience will take you a long way in becoming a great developer. So why wait. Get started!</w:t>
        </w:r>
      </w:ins>
    </w:p>
    <w:p w:rsidR="00D67A07" w:rsidRPr="00D67A07" w:rsidRDefault="00D67A07" w:rsidP="00D67A07">
      <w:pPr>
        <w:spacing w:before="100" w:beforeAutospacing="1" w:after="100" w:afterAutospacing="1" w:line="240" w:lineRule="auto"/>
        <w:rPr>
          <w:ins w:id="339" w:author="Unknown"/>
          <w:rFonts w:ascii="Times New Roman" w:eastAsia="Times New Roman" w:hAnsi="Times New Roman" w:cs="Times New Roman"/>
          <w:sz w:val="24"/>
          <w:szCs w:val="24"/>
        </w:rPr>
      </w:pPr>
      <w:ins w:id="340" w:author="Unknown">
        <w:r w:rsidRPr="00D67A07">
          <w:rPr>
            <w:rFonts w:ascii="Times New Roman" w:eastAsia="Times New Roman" w:hAnsi="Times New Roman" w:cs="Times New Roman"/>
            <w:sz w:val="24"/>
            <w:szCs w:val="24"/>
          </w:rPr>
          <w:t>**GET STARTED**</w:t>
        </w:r>
      </w:ins>
    </w:p>
    <w:p w:rsidR="00D67A07" w:rsidRPr="00D67A07" w:rsidRDefault="00D67A07" w:rsidP="00D67A07">
      <w:pPr>
        <w:spacing w:before="100" w:beforeAutospacing="1" w:after="100" w:afterAutospacing="1" w:line="240" w:lineRule="auto"/>
        <w:rPr>
          <w:ins w:id="341" w:author="Unknown"/>
          <w:rFonts w:ascii="Times New Roman" w:eastAsia="Times New Roman" w:hAnsi="Times New Roman" w:cs="Times New Roman"/>
          <w:sz w:val="24"/>
          <w:szCs w:val="24"/>
        </w:rPr>
      </w:pPr>
      <w:ins w:id="342" w:author="Unknown">
        <w:r w:rsidRPr="00D67A07">
          <w:rPr>
            <w:rFonts w:ascii="Times New Roman" w:eastAsia="Times New Roman" w:hAnsi="Times New Roman" w:cs="Times New Roman"/>
            <w:sz w:val="24"/>
            <w:szCs w:val="24"/>
          </w:rPr>
          <w:t xml:space="preserve">Get Latest Updates on </w:t>
        </w:r>
        <w:proofErr w:type="spellStart"/>
        <w:r w:rsidRPr="00D67A07">
          <w:rPr>
            <w:rFonts w:ascii="Times New Roman" w:eastAsia="Times New Roman" w:hAnsi="Times New Roman" w:cs="Times New Roman"/>
            <w:sz w:val="24"/>
            <w:szCs w:val="24"/>
          </w:rPr>
          <w:t>Programiz</w:t>
        </w:r>
        <w:proofErr w:type="spellEnd"/>
      </w:ins>
    </w:p>
    <w:p w:rsidR="00D67A07" w:rsidRPr="00D67A07" w:rsidRDefault="00D67A07" w:rsidP="00D67A07">
      <w:pPr>
        <w:pBdr>
          <w:bottom w:val="single" w:sz="6" w:space="1" w:color="auto"/>
        </w:pBdr>
        <w:spacing w:after="0" w:line="240" w:lineRule="auto"/>
        <w:jc w:val="center"/>
        <w:rPr>
          <w:rFonts w:ascii="Arial" w:eastAsia="Times New Roman" w:hAnsi="Arial" w:cs="Arial"/>
          <w:vanish/>
          <w:sz w:val="16"/>
          <w:szCs w:val="16"/>
        </w:rPr>
      </w:pPr>
      <w:r w:rsidRPr="00D67A07">
        <w:rPr>
          <w:rFonts w:ascii="Arial" w:eastAsia="Times New Roman" w:hAnsi="Arial" w:cs="Arial"/>
          <w:vanish/>
          <w:sz w:val="16"/>
          <w:szCs w:val="16"/>
        </w:rPr>
        <w:t>Top of Form</w:t>
      </w:r>
    </w:p>
    <w:p w:rsidR="00D67A07" w:rsidRPr="00D67A07" w:rsidRDefault="00D67A07" w:rsidP="00D67A07">
      <w:pPr>
        <w:spacing w:after="0" w:line="240" w:lineRule="auto"/>
        <w:rPr>
          <w:ins w:id="343" w:author="Unknown"/>
          <w:rFonts w:ascii="Times New Roman" w:eastAsia="Times New Roman" w:hAnsi="Times New Roman" w:cs="Times New Roman"/>
          <w:sz w:val="24"/>
          <w:szCs w:val="24"/>
        </w:rPr>
      </w:pPr>
      <w:ins w:id="344" w:author="Unknown">
        <w:r w:rsidRPr="00D67A07">
          <w:rPr>
            <w:rFonts w:ascii="Times New Roman" w:eastAsia="Times New Roman" w:hAnsi="Times New Roman" w:cs="Times New Roman"/>
            <w:sz w:val="24"/>
            <w:szCs w:val="24"/>
          </w:rPr>
          <w:object w:dxaOrig="225" w:dyaOrig="225">
            <v:shape id="_x0000_i1029" type="#_x0000_t75" style="width:60.5pt;height:17.85pt" o:ole="">
              <v:imagedata r:id="rId25" o:title=""/>
            </v:shape>
            <w:control r:id="rId40" w:name="DefaultOcxName1" w:shapeid="_x0000_i1029"/>
          </w:object>
        </w:r>
      </w:ins>
    </w:p>
    <w:p w:rsidR="00D67A07" w:rsidRPr="00D67A07" w:rsidRDefault="00D67A07" w:rsidP="00D67A07">
      <w:pPr>
        <w:pBdr>
          <w:top w:val="single" w:sz="6" w:space="1" w:color="auto"/>
        </w:pBdr>
        <w:spacing w:after="0" w:line="240" w:lineRule="auto"/>
        <w:jc w:val="center"/>
        <w:rPr>
          <w:rFonts w:ascii="Arial" w:eastAsia="Times New Roman" w:hAnsi="Arial" w:cs="Arial"/>
          <w:vanish/>
          <w:sz w:val="16"/>
          <w:szCs w:val="16"/>
        </w:rPr>
      </w:pPr>
      <w:r w:rsidRPr="00D67A07">
        <w:rPr>
          <w:rFonts w:ascii="Arial" w:eastAsia="Times New Roman" w:hAnsi="Arial" w:cs="Arial"/>
          <w:vanish/>
          <w:sz w:val="16"/>
          <w:szCs w:val="16"/>
        </w:rPr>
        <w:t>Bottom of Form</w:t>
      </w:r>
    </w:p>
    <w:p w:rsidR="00D67A07" w:rsidRPr="00D67A07" w:rsidRDefault="00D67A07" w:rsidP="00D67A07">
      <w:pPr>
        <w:numPr>
          <w:ilvl w:val="0"/>
          <w:numId w:val="18"/>
        </w:numPr>
        <w:spacing w:before="100" w:beforeAutospacing="1" w:after="100" w:afterAutospacing="1" w:line="240" w:lineRule="auto"/>
        <w:rPr>
          <w:ins w:id="345" w:author="Unknown"/>
          <w:rFonts w:ascii="Times New Roman" w:eastAsia="Times New Roman" w:hAnsi="Times New Roman" w:cs="Times New Roman"/>
          <w:sz w:val="24"/>
          <w:szCs w:val="24"/>
        </w:rPr>
      </w:pPr>
      <w:ins w:id="346"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"https://www.programiz.com/about-us"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About</w:t>
        </w:r>
        <w:r w:rsidRPr="00D67A07">
          <w:rPr>
            <w:rFonts w:ascii="Times New Roman" w:eastAsia="Times New Roman" w:hAnsi="Times New Roman" w:cs="Times New Roman"/>
            <w:sz w:val="24"/>
            <w:szCs w:val="24"/>
          </w:rPr>
          <w:fldChar w:fldCharType="end"/>
        </w:r>
      </w:ins>
    </w:p>
    <w:p w:rsidR="00D67A07" w:rsidRPr="00D67A07" w:rsidRDefault="00D67A07" w:rsidP="00D67A07">
      <w:pPr>
        <w:numPr>
          <w:ilvl w:val="0"/>
          <w:numId w:val="18"/>
        </w:numPr>
        <w:spacing w:before="100" w:beforeAutospacing="1" w:after="100" w:afterAutospacing="1" w:line="240" w:lineRule="auto"/>
        <w:rPr>
          <w:ins w:id="347" w:author="Unknown"/>
          <w:rFonts w:ascii="Times New Roman" w:eastAsia="Times New Roman" w:hAnsi="Times New Roman" w:cs="Times New Roman"/>
          <w:sz w:val="24"/>
          <w:szCs w:val="24"/>
        </w:rPr>
      </w:pPr>
      <w:ins w:id="348"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"https://www.programiz.com/contact"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Contact</w:t>
        </w:r>
        <w:r w:rsidRPr="00D67A07">
          <w:rPr>
            <w:rFonts w:ascii="Times New Roman" w:eastAsia="Times New Roman" w:hAnsi="Times New Roman" w:cs="Times New Roman"/>
            <w:sz w:val="24"/>
            <w:szCs w:val="24"/>
          </w:rPr>
          <w:fldChar w:fldCharType="end"/>
        </w:r>
      </w:ins>
    </w:p>
    <w:p w:rsidR="00D67A07" w:rsidRPr="00D67A07" w:rsidRDefault="00D67A07" w:rsidP="00D67A07">
      <w:pPr>
        <w:numPr>
          <w:ilvl w:val="0"/>
          <w:numId w:val="18"/>
        </w:numPr>
        <w:spacing w:before="100" w:beforeAutospacing="1" w:after="100" w:afterAutospacing="1" w:line="240" w:lineRule="auto"/>
        <w:rPr>
          <w:ins w:id="349" w:author="Unknown"/>
          <w:rFonts w:ascii="Times New Roman" w:eastAsia="Times New Roman" w:hAnsi="Times New Roman" w:cs="Times New Roman"/>
          <w:sz w:val="24"/>
          <w:szCs w:val="24"/>
        </w:rPr>
      </w:pPr>
      <w:ins w:id="350"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"https://www.programiz.com/advertise"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Advertise</w:t>
        </w:r>
        <w:r w:rsidRPr="00D67A07">
          <w:rPr>
            <w:rFonts w:ascii="Times New Roman" w:eastAsia="Times New Roman" w:hAnsi="Times New Roman" w:cs="Times New Roman"/>
            <w:sz w:val="24"/>
            <w:szCs w:val="24"/>
          </w:rPr>
          <w:fldChar w:fldCharType="end"/>
        </w:r>
      </w:ins>
    </w:p>
    <w:p w:rsidR="00D67A07" w:rsidRPr="00D67A07" w:rsidRDefault="00D67A07" w:rsidP="00D67A07">
      <w:pPr>
        <w:spacing w:after="0" w:line="240" w:lineRule="auto"/>
        <w:rPr>
          <w:ins w:id="351" w:author="Unknown"/>
          <w:rFonts w:ascii="Times New Roman" w:eastAsia="Times New Roman" w:hAnsi="Times New Roman" w:cs="Times New Roman"/>
          <w:sz w:val="24"/>
          <w:szCs w:val="24"/>
        </w:rPr>
      </w:pPr>
      <w:ins w:id="352" w:author="Unknown">
        <w:r w:rsidRPr="00D67A07">
          <w:rPr>
            <w:rFonts w:ascii="Times New Roman" w:eastAsia="Times New Roman" w:hAnsi="Times New Roman" w:cs="Times New Roman"/>
            <w:sz w:val="24"/>
            <w:szCs w:val="24"/>
          </w:rPr>
          <w:t xml:space="preserve">Copyright © by </w:t>
        </w:r>
        <w:proofErr w:type="spellStart"/>
        <w:r w:rsidRPr="00D67A07">
          <w:rPr>
            <w:rFonts w:ascii="Times New Roman" w:eastAsia="Times New Roman" w:hAnsi="Times New Roman" w:cs="Times New Roman"/>
            <w:sz w:val="24"/>
            <w:szCs w:val="24"/>
          </w:rPr>
          <w:t>Programiz</w:t>
        </w:r>
        <w:proofErr w:type="spellEnd"/>
        <w:r w:rsidRPr="00D67A07">
          <w:rPr>
            <w:rFonts w:ascii="Times New Roman" w:eastAsia="Times New Roman" w:hAnsi="Times New Roman" w:cs="Times New Roman"/>
            <w:sz w:val="24"/>
            <w:szCs w:val="24"/>
          </w:rPr>
          <w:t xml:space="preserve"> | All rights reserved | </w:t>
        </w:r>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"https://www.programiz.com/privacy-policy"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Privacy Policy</w:t>
        </w:r>
        <w:r w:rsidRPr="00D67A07">
          <w:rPr>
            <w:rFonts w:ascii="Times New Roman" w:eastAsia="Times New Roman" w:hAnsi="Times New Roman" w:cs="Times New Roman"/>
            <w:sz w:val="24"/>
            <w:szCs w:val="24"/>
          </w:rPr>
          <w:fldChar w:fldCharType="end"/>
        </w:r>
        <w:r w:rsidRPr="00D67A07">
          <w:rPr>
            <w:rFonts w:ascii="Times New Roman" w:eastAsia="Times New Roman" w:hAnsi="Times New Roman" w:cs="Times New Roman"/>
            <w:sz w:val="24"/>
            <w:szCs w:val="24"/>
          </w:rPr>
          <w:t xml:space="preserve"> | </w:t>
        </w:r>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"https://www.programiz.com/terms-of-use"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Terms of Use</w:t>
        </w:r>
        <w:r w:rsidRPr="00D67A07">
          <w:rPr>
            <w:rFonts w:ascii="Times New Roman" w:eastAsia="Times New Roman" w:hAnsi="Times New Roman" w:cs="Times New Roman"/>
            <w:sz w:val="24"/>
            <w:szCs w:val="24"/>
          </w:rPr>
          <w:fldChar w:fldCharType="end"/>
        </w:r>
        <w:r w:rsidRPr="00D67A07">
          <w:rPr>
            <w:rFonts w:ascii="Times New Roman" w:eastAsia="Times New Roman" w:hAnsi="Times New Roman" w:cs="Times New Roman"/>
            <w:sz w:val="24"/>
            <w:szCs w:val="24"/>
          </w:rPr>
          <w:t xml:space="preserve"> </w:t>
        </w:r>
      </w:ins>
    </w:p>
    <w:p w:rsidR="00D67A07" w:rsidRPr="00D67A07" w:rsidRDefault="00D67A07" w:rsidP="00D67A07">
      <w:pPr>
        <w:spacing w:before="100" w:beforeAutospacing="1" w:after="100" w:afterAutospacing="1" w:line="240" w:lineRule="auto"/>
        <w:outlineLvl w:val="1"/>
        <w:rPr>
          <w:ins w:id="353" w:author="Unknown"/>
          <w:rFonts w:ascii="Times New Roman" w:eastAsia="Times New Roman" w:hAnsi="Times New Roman" w:cs="Times New Roman"/>
          <w:b/>
          <w:bCs/>
          <w:sz w:val="36"/>
          <w:szCs w:val="36"/>
        </w:rPr>
      </w:pPr>
      <w:ins w:id="354" w:author="Unknown">
        <w:r w:rsidRPr="00D67A07">
          <w:rPr>
            <w:rFonts w:ascii="Times New Roman" w:eastAsia="Times New Roman" w:hAnsi="Times New Roman" w:cs="Times New Roman"/>
            <w:b/>
            <w:bCs/>
            <w:sz w:val="36"/>
            <w:szCs w:val="36"/>
          </w:rPr>
          <w:t>MENU</w:t>
        </w:r>
      </w:ins>
    </w:p>
    <w:p w:rsidR="00D67A07" w:rsidRPr="00D67A07" w:rsidRDefault="00D67A07" w:rsidP="00D67A07">
      <w:pPr>
        <w:numPr>
          <w:ilvl w:val="0"/>
          <w:numId w:val="19"/>
        </w:numPr>
        <w:spacing w:before="100" w:beforeAutospacing="1" w:after="100" w:afterAutospacing="1" w:line="240" w:lineRule="auto"/>
        <w:rPr>
          <w:ins w:id="355" w:author="Unknown"/>
          <w:rFonts w:ascii="Times New Roman" w:eastAsia="Times New Roman" w:hAnsi="Times New Roman" w:cs="Times New Roman"/>
          <w:sz w:val="24"/>
          <w:szCs w:val="24"/>
        </w:rPr>
      </w:pPr>
      <w:ins w:id="356"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 \o "C++ Tutorial"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Tutorial</w:t>
        </w:r>
        <w:r w:rsidRPr="00D67A07">
          <w:rPr>
            <w:rFonts w:ascii="Times New Roman" w:eastAsia="Times New Roman" w:hAnsi="Times New Roman" w:cs="Times New Roman"/>
            <w:sz w:val="24"/>
            <w:szCs w:val="24"/>
          </w:rPr>
          <w:fldChar w:fldCharType="end"/>
        </w:r>
      </w:ins>
    </w:p>
    <w:p w:rsidR="00D67A07" w:rsidRPr="00D67A07" w:rsidRDefault="00D67A07" w:rsidP="00D67A07">
      <w:pPr>
        <w:numPr>
          <w:ilvl w:val="0"/>
          <w:numId w:val="19"/>
        </w:numPr>
        <w:spacing w:before="100" w:beforeAutospacing="1" w:after="100" w:afterAutospacing="1" w:line="240" w:lineRule="auto"/>
        <w:rPr>
          <w:ins w:id="357" w:author="Unknown"/>
          <w:rFonts w:ascii="Times New Roman" w:eastAsia="Times New Roman" w:hAnsi="Times New Roman" w:cs="Times New Roman"/>
          <w:sz w:val="24"/>
          <w:szCs w:val="24"/>
        </w:rPr>
      </w:pPr>
      <w:ins w:id="358"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"https://www.programiz.com/cpp-programming/examples" \o "C++ Examples"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Examples</w:t>
        </w:r>
        <w:r w:rsidRPr="00D67A07">
          <w:rPr>
            <w:rFonts w:ascii="Times New Roman" w:eastAsia="Times New Roman" w:hAnsi="Times New Roman" w:cs="Times New Roman"/>
            <w:sz w:val="24"/>
            <w:szCs w:val="24"/>
          </w:rPr>
          <w:fldChar w:fldCharType="end"/>
        </w:r>
      </w:ins>
    </w:p>
    <w:p w:rsidR="00D67A07" w:rsidRPr="00D67A07" w:rsidRDefault="00D67A07" w:rsidP="00D67A07">
      <w:pPr>
        <w:numPr>
          <w:ilvl w:val="0"/>
          <w:numId w:val="19"/>
        </w:numPr>
        <w:spacing w:before="100" w:beforeAutospacing="1" w:after="100" w:afterAutospacing="1" w:line="240" w:lineRule="auto"/>
        <w:rPr>
          <w:ins w:id="359" w:author="Unknown"/>
          <w:rFonts w:ascii="Times New Roman" w:eastAsia="Times New Roman" w:hAnsi="Times New Roman" w:cs="Times New Roman"/>
          <w:sz w:val="24"/>
          <w:szCs w:val="24"/>
        </w:rPr>
      </w:pPr>
      <w:ins w:id="360" w:author="Unknown">
        <w:r w:rsidRPr="00D67A07">
          <w:rPr>
            <w:rFonts w:ascii="Times New Roman" w:eastAsia="Times New Roman" w:hAnsi="Times New Roman" w:cs="Times New Roman"/>
            <w:sz w:val="24"/>
            <w:szCs w:val="24"/>
          </w:rPr>
          <w:fldChar w:fldCharType="begin"/>
        </w:r>
        <w:r w:rsidRPr="00D67A07">
          <w:rPr>
            <w:rFonts w:ascii="Times New Roman" w:eastAsia="Times New Roman" w:hAnsi="Times New Roman" w:cs="Times New Roman"/>
            <w:sz w:val="24"/>
            <w:szCs w:val="24"/>
          </w:rPr>
          <w:instrText xml:space="preserve"> HYPERLINK "https://www.programiz.com/cpp-programming/library-function" \o "C++ Library Functions" </w:instrText>
        </w:r>
        <w:r w:rsidRPr="00D67A07">
          <w:rPr>
            <w:rFonts w:ascii="Times New Roman" w:eastAsia="Times New Roman" w:hAnsi="Times New Roman" w:cs="Times New Roman"/>
            <w:sz w:val="24"/>
            <w:szCs w:val="24"/>
          </w:rPr>
          <w:fldChar w:fldCharType="separate"/>
        </w:r>
        <w:r w:rsidRPr="00D67A07">
          <w:rPr>
            <w:rFonts w:ascii="Times New Roman" w:eastAsia="Times New Roman" w:hAnsi="Times New Roman" w:cs="Times New Roman"/>
            <w:color w:val="0000FF"/>
            <w:sz w:val="24"/>
            <w:szCs w:val="24"/>
            <w:u w:val="single"/>
          </w:rPr>
          <w:t>Library Functions</w:t>
        </w:r>
        <w:r w:rsidRPr="00D67A07">
          <w:rPr>
            <w:rFonts w:ascii="Times New Roman" w:eastAsia="Times New Roman" w:hAnsi="Times New Roman" w:cs="Times New Roman"/>
            <w:sz w:val="24"/>
            <w:szCs w:val="24"/>
          </w:rPr>
          <w:fldChar w:fldCharType="end"/>
        </w:r>
      </w:ins>
    </w:p>
    <w:p w:rsidR="00324033" w:rsidRDefault="00324033"/>
    <w:sectPr w:rsidR="00324033" w:rsidSect="007B6B84">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B273B"/>
    <w:multiLevelType w:val="multilevel"/>
    <w:tmpl w:val="7C5A2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885D1F"/>
    <w:multiLevelType w:val="multilevel"/>
    <w:tmpl w:val="8708B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D282F5C"/>
    <w:multiLevelType w:val="multilevel"/>
    <w:tmpl w:val="56C2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252706"/>
    <w:multiLevelType w:val="multilevel"/>
    <w:tmpl w:val="8D68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AD15C2"/>
    <w:multiLevelType w:val="multilevel"/>
    <w:tmpl w:val="D97E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0973E8"/>
    <w:multiLevelType w:val="multilevel"/>
    <w:tmpl w:val="4332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86232C"/>
    <w:multiLevelType w:val="multilevel"/>
    <w:tmpl w:val="F4F6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A07BC1"/>
    <w:multiLevelType w:val="multilevel"/>
    <w:tmpl w:val="ED3E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3723D8"/>
    <w:multiLevelType w:val="multilevel"/>
    <w:tmpl w:val="ACB6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DD46570"/>
    <w:multiLevelType w:val="multilevel"/>
    <w:tmpl w:val="6E76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756E94"/>
    <w:multiLevelType w:val="multilevel"/>
    <w:tmpl w:val="CF72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990106D"/>
    <w:multiLevelType w:val="multilevel"/>
    <w:tmpl w:val="A4E0C1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AFE32E3"/>
    <w:multiLevelType w:val="multilevel"/>
    <w:tmpl w:val="C85A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CEC30F3"/>
    <w:multiLevelType w:val="multilevel"/>
    <w:tmpl w:val="2C587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E0B491A"/>
    <w:multiLevelType w:val="multilevel"/>
    <w:tmpl w:val="7B50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A29129B"/>
    <w:multiLevelType w:val="multilevel"/>
    <w:tmpl w:val="E6B0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1CA5631"/>
    <w:multiLevelType w:val="multilevel"/>
    <w:tmpl w:val="C0BA1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0F24D2A"/>
    <w:multiLevelType w:val="multilevel"/>
    <w:tmpl w:val="306E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200477E"/>
    <w:multiLevelType w:val="multilevel"/>
    <w:tmpl w:val="C1A2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2"/>
  </w:num>
  <w:num w:numId="3">
    <w:abstractNumId w:val="7"/>
  </w:num>
  <w:num w:numId="4">
    <w:abstractNumId w:val="2"/>
  </w:num>
  <w:num w:numId="5">
    <w:abstractNumId w:val="14"/>
  </w:num>
  <w:num w:numId="6">
    <w:abstractNumId w:val="10"/>
  </w:num>
  <w:num w:numId="7">
    <w:abstractNumId w:val="4"/>
  </w:num>
  <w:num w:numId="8">
    <w:abstractNumId w:val="3"/>
  </w:num>
  <w:num w:numId="9">
    <w:abstractNumId w:val="8"/>
  </w:num>
  <w:num w:numId="10">
    <w:abstractNumId w:val="9"/>
  </w:num>
  <w:num w:numId="11">
    <w:abstractNumId w:val="1"/>
  </w:num>
  <w:num w:numId="12">
    <w:abstractNumId w:val="16"/>
  </w:num>
  <w:num w:numId="13">
    <w:abstractNumId w:val="13"/>
  </w:num>
  <w:num w:numId="14">
    <w:abstractNumId w:val="18"/>
  </w:num>
  <w:num w:numId="15">
    <w:abstractNumId w:val="17"/>
  </w:num>
  <w:num w:numId="16">
    <w:abstractNumId w:val="0"/>
  </w:num>
  <w:num w:numId="17">
    <w:abstractNumId w:val="11"/>
  </w:num>
  <w:num w:numId="18">
    <w:abstractNumId w:val="15"/>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7A07"/>
    <w:rsid w:val="001F6E63"/>
    <w:rsid w:val="00324033"/>
    <w:rsid w:val="00443AD3"/>
    <w:rsid w:val="00496F1F"/>
    <w:rsid w:val="007B6B84"/>
    <w:rsid w:val="00BC65FC"/>
    <w:rsid w:val="00D67A07"/>
    <w:rsid w:val="00F618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67A0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67A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67A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67A0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A07"/>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D67A07"/>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D67A07"/>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D67A07"/>
    <w:rPr>
      <w:rFonts w:ascii="Times New Roman" w:eastAsia="Times New Roman" w:hAnsi="Times New Roman" w:cs="Times New Roman"/>
      <w:b/>
      <w:bCs/>
      <w:sz w:val="24"/>
      <w:szCs w:val="24"/>
      <w:lang w:eastAsia="en-GB"/>
    </w:rPr>
  </w:style>
  <w:style w:type="character" w:styleId="Hyperlink">
    <w:name w:val="Hyperlink"/>
    <w:basedOn w:val="DefaultParagraphFont"/>
    <w:uiPriority w:val="99"/>
    <w:semiHidden/>
    <w:unhideWhenUsed/>
    <w:rsid w:val="00D67A07"/>
    <w:rPr>
      <w:color w:val="0000FF"/>
      <w:u w:val="single"/>
    </w:rPr>
  </w:style>
  <w:style w:type="paragraph" w:styleId="NormalWeb">
    <w:name w:val="Normal (Web)"/>
    <w:basedOn w:val="Normal"/>
    <w:uiPriority w:val="99"/>
    <w:semiHidden/>
    <w:unhideWhenUsed/>
    <w:rsid w:val="00D67A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utoscroll">
    <w:name w:val="autoscroll"/>
    <w:basedOn w:val="Normal"/>
    <w:rsid w:val="00D67A07"/>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D67A0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67A07"/>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semiHidden/>
    <w:unhideWhenUsed/>
    <w:rsid w:val="00D67A0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67A07"/>
    <w:rPr>
      <w:rFonts w:ascii="Arial" w:eastAsia="Times New Roman" w:hAnsi="Arial" w:cs="Arial"/>
      <w:vanish/>
      <w:sz w:val="16"/>
      <w:szCs w:val="16"/>
      <w:lang w:eastAsia="en-GB"/>
    </w:rPr>
  </w:style>
  <w:style w:type="paragraph" w:customStyle="1" w:styleId="title-section-image">
    <w:name w:val="title-section-image"/>
    <w:basedOn w:val="Normal"/>
    <w:rsid w:val="00D67A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67A07"/>
    <w:rPr>
      <w:b/>
      <w:bCs/>
    </w:rPr>
  </w:style>
  <w:style w:type="paragraph" w:styleId="HTMLPreformatted">
    <w:name w:val="HTML Preformatted"/>
    <w:basedOn w:val="Normal"/>
    <w:link w:val="HTMLPreformattedChar"/>
    <w:uiPriority w:val="99"/>
    <w:semiHidden/>
    <w:unhideWhenUsed/>
    <w:rsid w:val="00D6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67A07"/>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D67A07"/>
    <w:rPr>
      <w:rFonts w:ascii="Courier New" w:eastAsia="Times New Roman" w:hAnsi="Courier New" w:cs="Courier New"/>
      <w:sz w:val="20"/>
      <w:szCs w:val="20"/>
    </w:rPr>
  </w:style>
  <w:style w:type="character" w:customStyle="1" w:styleId="com">
    <w:name w:val="com"/>
    <w:basedOn w:val="DefaultParagraphFont"/>
    <w:rsid w:val="00D67A07"/>
  </w:style>
  <w:style w:type="character" w:customStyle="1" w:styleId="pln">
    <w:name w:val="pln"/>
    <w:basedOn w:val="DefaultParagraphFont"/>
    <w:rsid w:val="00D67A07"/>
  </w:style>
  <w:style w:type="character" w:customStyle="1" w:styleId="str">
    <w:name w:val="str"/>
    <w:basedOn w:val="DefaultParagraphFont"/>
    <w:rsid w:val="00D67A07"/>
  </w:style>
  <w:style w:type="character" w:customStyle="1" w:styleId="kwd">
    <w:name w:val="kwd"/>
    <w:basedOn w:val="DefaultParagraphFont"/>
    <w:rsid w:val="00D67A07"/>
  </w:style>
  <w:style w:type="character" w:customStyle="1" w:styleId="pun">
    <w:name w:val="pun"/>
    <w:basedOn w:val="DefaultParagraphFont"/>
    <w:rsid w:val="00D67A07"/>
  </w:style>
  <w:style w:type="character" w:customStyle="1" w:styleId="lit">
    <w:name w:val="lit"/>
    <w:basedOn w:val="DefaultParagraphFont"/>
    <w:rsid w:val="00D67A07"/>
  </w:style>
  <w:style w:type="paragraph" w:styleId="BalloonText">
    <w:name w:val="Balloon Text"/>
    <w:basedOn w:val="Normal"/>
    <w:link w:val="BalloonTextChar"/>
    <w:uiPriority w:val="99"/>
    <w:semiHidden/>
    <w:unhideWhenUsed/>
    <w:rsid w:val="00D67A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7A0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67A0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67A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67A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67A0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A07"/>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D67A07"/>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D67A07"/>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D67A07"/>
    <w:rPr>
      <w:rFonts w:ascii="Times New Roman" w:eastAsia="Times New Roman" w:hAnsi="Times New Roman" w:cs="Times New Roman"/>
      <w:b/>
      <w:bCs/>
      <w:sz w:val="24"/>
      <w:szCs w:val="24"/>
      <w:lang w:eastAsia="en-GB"/>
    </w:rPr>
  </w:style>
  <w:style w:type="character" w:styleId="Hyperlink">
    <w:name w:val="Hyperlink"/>
    <w:basedOn w:val="DefaultParagraphFont"/>
    <w:uiPriority w:val="99"/>
    <w:semiHidden/>
    <w:unhideWhenUsed/>
    <w:rsid w:val="00D67A07"/>
    <w:rPr>
      <w:color w:val="0000FF"/>
      <w:u w:val="single"/>
    </w:rPr>
  </w:style>
  <w:style w:type="paragraph" w:styleId="NormalWeb">
    <w:name w:val="Normal (Web)"/>
    <w:basedOn w:val="Normal"/>
    <w:uiPriority w:val="99"/>
    <w:semiHidden/>
    <w:unhideWhenUsed/>
    <w:rsid w:val="00D67A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utoscroll">
    <w:name w:val="autoscroll"/>
    <w:basedOn w:val="Normal"/>
    <w:rsid w:val="00D67A07"/>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D67A0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67A07"/>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semiHidden/>
    <w:unhideWhenUsed/>
    <w:rsid w:val="00D67A0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67A07"/>
    <w:rPr>
      <w:rFonts w:ascii="Arial" w:eastAsia="Times New Roman" w:hAnsi="Arial" w:cs="Arial"/>
      <w:vanish/>
      <w:sz w:val="16"/>
      <w:szCs w:val="16"/>
      <w:lang w:eastAsia="en-GB"/>
    </w:rPr>
  </w:style>
  <w:style w:type="paragraph" w:customStyle="1" w:styleId="title-section-image">
    <w:name w:val="title-section-image"/>
    <w:basedOn w:val="Normal"/>
    <w:rsid w:val="00D67A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67A07"/>
    <w:rPr>
      <w:b/>
      <w:bCs/>
    </w:rPr>
  </w:style>
  <w:style w:type="paragraph" w:styleId="HTMLPreformatted">
    <w:name w:val="HTML Preformatted"/>
    <w:basedOn w:val="Normal"/>
    <w:link w:val="HTMLPreformattedChar"/>
    <w:uiPriority w:val="99"/>
    <w:semiHidden/>
    <w:unhideWhenUsed/>
    <w:rsid w:val="00D6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67A07"/>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D67A07"/>
    <w:rPr>
      <w:rFonts w:ascii="Courier New" w:eastAsia="Times New Roman" w:hAnsi="Courier New" w:cs="Courier New"/>
      <w:sz w:val="20"/>
      <w:szCs w:val="20"/>
    </w:rPr>
  </w:style>
  <w:style w:type="character" w:customStyle="1" w:styleId="com">
    <w:name w:val="com"/>
    <w:basedOn w:val="DefaultParagraphFont"/>
    <w:rsid w:val="00D67A07"/>
  </w:style>
  <w:style w:type="character" w:customStyle="1" w:styleId="pln">
    <w:name w:val="pln"/>
    <w:basedOn w:val="DefaultParagraphFont"/>
    <w:rsid w:val="00D67A07"/>
  </w:style>
  <w:style w:type="character" w:customStyle="1" w:styleId="str">
    <w:name w:val="str"/>
    <w:basedOn w:val="DefaultParagraphFont"/>
    <w:rsid w:val="00D67A07"/>
  </w:style>
  <w:style w:type="character" w:customStyle="1" w:styleId="kwd">
    <w:name w:val="kwd"/>
    <w:basedOn w:val="DefaultParagraphFont"/>
    <w:rsid w:val="00D67A07"/>
  </w:style>
  <w:style w:type="character" w:customStyle="1" w:styleId="pun">
    <w:name w:val="pun"/>
    <w:basedOn w:val="DefaultParagraphFont"/>
    <w:rsid w:val="00D67A07"/>
  </w:style>
  <w:style w:type="character" w:customStyle="1" w:styleId="lit">
    <w:name w:val="lit"/>
    <w:basedOn w:val="DefaultParagraphFont"/>
    <w:rsid w:val="00D67A07"/>
  </w:style>
  <w:style w:type="paragraph" w:styleId="BalloonText">
    <w:name w:val="Balloon Text"/>
    <w:basedOn w:val="Normal"/>
    <w:link w:val="BalloonTextChar"/>
    <w:uiPriority w:val="99"/>
    <w:semiHidden/>
    <w:unhideWhenUsed/>
    <w:rsid w:val="00D67A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7A0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4894252">
      <w:bodyDiv w:val="1"/>
      <w:marLeft w:val="0"/>
      <w:marRight w:val="0"/>
      <w:marTop w:val="0"/>
      <w:marBottom w:val="0"/>
      <w:divBdr>
        <w:top w:val="none" w:sz="0" w:space="0" w:color="auto"/>
        <w:left w:val="none" w:sz="0" w:space="0" w:color="auto"/>
        <w:bottom w:val="none" w:sz="0" w:space="0" w:color="auto"/>
        <w:right w:val="none" w:sz="0" w:space="0" w:color="auto"/>
      </w:divBdr>
      <w:divsChild>
        <w:div w:id="442265468">
          <w:marLeft w:val="0"/>
          <w:marRight w:val="0"/>
          <w:marTop w:val="0"/>
          <w:marBottom w:val="0"/>
          <w:divBdr>
            <w:top w:val="none" w:sz="0" w:space="0" w:color="auto"/>
            <w:left w:val="none" w:sz="0" w:space="0" w:color="auto"/>
            <w:bottom w:val="none" w:sz="0" w:space="0" w:color="auto"/>
            <w:right w:val="none" w:sz="0" w:space="0" w:color="auto"/>
          </w:divBdr>
          <w:divsChild>
            <w:div w:id="1600940602">
              <w:marLeft w:val="0"/>
              <w:marRight w:val="0"/>
              <w:marTop w:val="0"/>
              <w:marBottom w:val="0"/>
              <w:divBdr>
                <w:top w:val="none" w:sz="0" w:space="0" w:color="auto"/>
                <w:left w:val="none" w:sz="0" w:space="0" w:color="auto"/>
                <w:bottom w:val="none" w:sz="0" w:space="0" w:color="auto"/>
                <w:right w:val="none" w:sz="0" w:space="0" w:color="auto"/>
              </w:divBdr>
              <w:divsChild>
                <w:div w:id="1025598182">
                  <w:marLeft w:val="0"/>
                  <w:marRight w:val="0"/>
                  <w:marTop w:val="0"/>
                  <w:marBottom w:val="0"/>
                  <w:divBdr>
                    <w:top w:val="none" w:sz="0" w:space="0" w:color="auto"/>
                    <w:left w:val="none" w:sz="0" w:space="0" w:color="auto"/>
                    <w:bottom w:val="none" w:sz="0" w:space="0" w:color="auto"/>
                    <w:right w:val="none" w:sz="0" w:space="0" w:color="auto"/>
                  </w:divBdr>
                </w:div>
                <w:div w:id="1728723821">
                  <w:marLeft w:val="0"/>
                  <w:marRight w:val="0"/>
                  <w:marTop w:val="0"/>
                  <w:marBottom w:val="0"/>
                  <w:divBdr>
                    <w:top w:val="none" w:sz="0" w:space="0" w:color="auto"/>
                    <w:left w:val="none" w:sz="0" w:space="0" w:color="auto"/>
                    <w:bottom w:val="none" w:sz="0" w:space="0" w:color="auto"/>
                    <w:right w:val="none" w:sz="0" w:space="0" w:color="auto"/>
                  </w:divBdr>
                </w:div>
              </w:divsChild>
            </w:div>
            <w:div w:id="1684941277">
              <w:marLeft w:val="0"/>
              <w:marRight w:val="0"/>
              <w:marTop w:val="0"/>
              <w:marBottom w:val="0"/>
              <w:divBdr>
                <w:top w:val="none" w:sz="0" w:space="0" w:color="auto"/>
                <w:left w:val="none" w:sz="0" w:space="0" w:color="auto"/>
                <w:bottom w:val="none" w:sz="0" w:space="0" w:color="auto"/>
                <w:right w:val="none" w:sz="0" w:space="0" w:color="auto"/>
              </w:divBdr>
              <w:divsChild>
                <w:div w:id="34277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216138">
          <w:marLeft w:val="0"/>
          <w:marRight w:val="0"/>
          <w:marTop w:val="0"/>
          <w:marBottom w:val="0"/>
          <w:divBdr>
            <w:top w:val="none" w:sz="0" w:space="0" w:color="auto"/>
            <w:left w:val="none" w:sz="0" w:space="0" w:color="auto"/>
            <w:bottom w:val="none" w:sz="0" w:space="0" w:color="auto"/>
            <w:right w:val="none" w:sz="0" w:space="0" w:color="auto"/>
          </w:divBdr>
          <w:divsChild>
            <w:div w:id="735589655">
              <w:marLeft w:val="0"/>
              <w:marRight w:val="0"/>
              <w:marTop w:val="0"/>
              <w:marBottom w:val="0"/>
              <w:divBdr>
                <w:top w:val="none" w:sz="0" w:space="0" w:color="auto"/>
                <w:left w:val="none" w:sz="0" w:space="0" w:color="auto"/>
                <w:bottom w:val="none" w:sz="0" w:space="0" w:color="auto"/>
                <w:right w:val="none" w:sz="0" w:space="0" w:color="auto"/>
              </w:divBdr>
            </w:div>
          </w:divsChild>
        </w:div>
        <w:div w:id="1265529299">
          <w:marLeft w:val="0"/>
          <w:marRight w:val="0"/>
          <w:marTop w:val="0"/>
          <w:marBottom w:val="0"/>
          <w:divBdr>
            <w:top w:val="none" w:sz="0" w:space="0" w:color="auto"/>
            <w:left w:val="none" w:sz="0" w:space="0" w:color="auto"/>
            <w:bottom w:val="none" w:sz="0" w:space="0" w:color="auto"/>
            <w:right w:val="none" w:sz="0" w:space="0" w:color="auto"/>
          </w:divBdr>
          <w:divsChild>
            <w:div w:id="914362638">
              <w:marLeft w:val="0"/>
              <w:marRight w:val="0"/>
              <w:marTop w:val="0"/>
              <w:marBottom w:val="0"/>
              <w:divBdr>
                <w:top w:val="none" w:sz="0" w:space="0" w:color="auto"/>
                <w:left w:val="none" w:sz="0" w:space="0" w:color="auto"/>
                <w:bottom w:val="none" w:sz="0" w:space="0" w:color="auto"/>
                <w:right w:val="none" w:sz="0" w:space="0" w:color="auto"/>
              </w:divBdr>
              <w:divsChild>
                <w:div w:id="1592203040">
                  <w:marLeft w:val="0"/>
                  <w:marRight w:val="0"/>
                  <w:marTop w:val="0"/>
                  <w:marBottom w:val="0"/>
                  <w:divBdr>
                    <w:top w:val="none" w:sz="0" w:space="0" w:color="auto"/>
                    <w:left w:val="none" w:sz="0" w:space="0" w:color="auto"/>
                    <w:bottom w:val="none" w:sz="0" w:space="0" w:color="auto"/>
                    <w:right w:val="none" w:sz="0" w:space="0" w:color="auto"/>
                  </w:divBdr>
                  <w:divsChild>
                    <w:div w:id="1415123374">
                      <w:marLeft w:val="0"/>
                      <w:marRight w:val="0"/>
                      <w:marTop w:val="0"/>
                      <w:marBottom w:val="0"/>
                      <w:divBdr>
                        <w:top w:val="none" w:sz="0" w:space="0" w:color="auto"/>
                        <w:left w:val="none" w:sz="0" w:space="0" w:color="auto"/>
                        <w:bottom w:val="none" w:sz="0" w:space="0" w:color="auto"/>
                        <w:right w:val="none" w:sz="0" w:space="0" w:color="auto"/>
                      </w:divBdr>
                      <w:divsChild>
                        <w:div w:id="1911428917">
                          <w:marLeft w:val="0"/>
                          <w:marRight w:val="0"/>
                          <w:marTop w:val="0"/>
                          <w:marBottom w:val="0"/>
                          <w:divBdr>
                            <w:top w:val="none" w:sz="0" w:space="0" w:color="auto"/>
                            <w:left w:val="none" w:sz="0" w:space="0" w:color="auto"/>
                            <w:bottom w:val="none" w:sz="0" w:space="0" w:color="auto"/>
                            <w:right w:val="none" w:sz="0" w:space="0" w:color="auto"/>
                          </w:divBdr>
                          <w:divsChild>
                            <w:div w:id="1241064967">
                              <w:marLeft w:val="0"/>
                              <w:marRight w:val="0"/>
                              <w:marTop w:val="0"/>
                              <w:marBottom w:val="0"/>
                              <w:divBdr>
                                <w:top w:val="none" w:sz="0" w:space="0" w:color="auto"/>
                                <w:left w:val="none" w:sz="0" w:space="0" w:color="auto"/>
                                <w:bottom w:val="none" w:sz="0" w:space="0" w:color="auto"/>
                                <w:right w:val="none" w:sz="0" w:space="0" w:color="auto"/>
                              </w:divBdr>
                              <w:divsChild>
                                <w:div w:id="129637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208540">
              <w:marLeft w:val="0"/>
              <w:marRight w:val="0"/>
              <w:marTop w:val="0"/>
              <w:marBottom w:val="0"/>
              <w:divBdr>
                <w:top w:val="none" w:sz="0" w:space="0" w:color="auto"/>
                <w:left w:val="none" w:sz="0" w:space="0" w:color="auto"/>
                <w:bottom w:val="none" w:sz="0" w:space="0" w:color="auto"/>
                <w:right w:val="none" w:sz="0" w:space="0" w:color="auto"/>
              </w:divBdr>
              <w:divsChild>
                <w:div w:id="1462071646">
                  <w:marLeft w:val="0"/>
                  <w:marRight w:val="0"/>
                  <w:marTop w:val="0"/>
                  <w:marBottom w:val="0"/>
                  <w:divBdr>
                    <w:top w:val="none" w:sz="0" w:space="0" w:color="auto"/>
                    <w:left w:val="none" w:sz="0" w:space="0" w:color="auto"/>
                    <w:bottom w:val="none" w:sz="0" w:space="0" w:color="auto"/>
                    <w:right w:val="none" w:sz="0" w:space="0" w:color="auto"/>
                  </w:divBdr>
                  <w:divsChild>
                    <w:div w:id="864827568">
                      <w:marLeft w:val="0"/>
                      <w:marRight w:val="0"/>
                      <w:marTop w:val="0"/>
                      <w:marBottom w:val="0"/>
                      <w:divBdr>
                        <w:top w:val="none" w:sz="0" w:space="0" w:color="auto"/>
                        <w:left w:val="none" w:sz="0" w:space="0" w:color="auto"/>
                        <w:bottom w:val="none" w:sz="0" w:space="0" w:color="auto"/>
                        <w:right w:val="none" w:sz="0" w:space="0" w:color="auto"/>
                      </w:divBdr>
                      <w:divsChild>
                        <w:div w:id="4077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781563">
          <w:marLeft w:val="0"/>
          <w:marRight w:val="0"/>
          <w:marTop w:val="0"/>
          <w:marBottom w:val="0"/>
          <w:divBdr>
            <w:top w:val="none" w:sz="0" w:space="0" w:color="auto"/>
            <w:left w:val="none" w:sz="0" w:space="0" w:color="auto"/>
            <w:bottom w:val="none" w:sz="0" w:space="0" w:color="auto"/>
            <w:right w:val="none" w:sz="0" w:space="0" w:color="auto"/>
          </w:divBdr>
        </w:div>
        <w:div w:id="1949389762">
          <w:marLeft w:val="0"/>
          <w:marRight w:val="0"/>
          <w:marTop w:val="0"/>
          <w:marBottom w:val="0"/>
          <w:divBdr>
            <w:top w:val="none" w:sz="0" w:space="0" w:color="auto"/>
            <w:left w:val="none" w:sz="0" w:space="0" w:color="auto"/>
            <w:bottom w:val="none" w:sz="0" w:space="0" w:color="auto"/>
            <w:right w:val="none" w:sz="0" w:space="0" w:color="auto"/>
          </w:divBdr>
          <w:divsChild>
            <w:div w:id="1412194897">
              <w:marLeft w:val="0"/>
              <w:marRight w:val="0"/>
              <w:marTop w:val="0"/>
              <w:marBottom w:val="0"/>
              <w:divBdr>
                <w:top w:val="none" w:sz="0" w:space="0" w:color="auto"/>
                <w:left w:val="none" w:sz="0" w:space="0" w:color="auto"/>
                <w:bottom w:val="none" w:sz="0" w:space="0" w:color="auto"/>
                <w:right w:val="none" w:sz="0" w:space="0" w:color="auto"/>
              </w:divBdr>
              <w:divsChild>
                <w:div w:id="556749425">
                  <w:marLeft w:val="0"/>
                  <w:marRight w:val="0"/>
                  <w:marTop w:val="0"/>
                  <w:marBottom w:val="0"/>
                  <w:divBdr>
                    <w:top w:val="none" w:sz="0" w:space="0" w:color="auto"/>
                    <w:left w:val="none" w:sz="0" w:space="0" w:color="auto"/>
                    <w:bottom w:val="none" w:sz="0" w:space="0" w:color="auto"/>
                    <w:right w:val="none" w:sz="0" w:space="0" w:color="auto"/>
                  </w:divBdr>
                  <w:divsChild>
                    <w:div w:id="1635134011">
                      <w:marLeft w:val="0"/>
                      <w:marRight w:val="0"/>
                      <w:marTop w:val="0"/>
                      <w:marBottom w:val="0"/>
                      <w:divBdr>
                        <w:top w:val="none" w:sz="0" w:space="0" w:color="auto"/>
                        <w:left w:val="none" w:sz="0" w:space="0" w:color="auto"/>
                        <w:bottom w:val="none" w:sz="0" w:space="0" w:color="auto"/>
                        <w:right w:val="none" w:sz="0" w:space="0" w:color="auto"/>
                      </w:divBdr>
                      <w:divsChild>
                        <w:div w:id="159346149">
                          <w:marLeft w:val="0"/>
                          <w:marRight w:val="0"/>
                          <w:marTop w:val="0"/>
                          <w:marBottom w:val="0"/>
                          <w:divBdr>
                            <w:top w:val="none" w:sz="0" w:space="0" w:color="auto"/>
                            <w:left w:val="none" w:sz="0" w:space="0" w:color="auto"/>
                            <w:bottom w:val="none" w:sz="0" w:space="0" w:color="auto"/>
                            <w:right w:val="none" w:sz="0" w:space="0" w:color="auto"/>
                          </w:divBdr>
                        </w:div>
                        <w:div w:id="911895552">
                          <w:marLeft w:val="0"/>
                          <w:marRight w:val="0"/>
                          <w:marTop w:val="0"/>
                          <w:marBottom w:val="0"/>
                          <w:divBdr>
                            <w:top w:val="none" w:sz="0" w:space="0" w:color="auto"/>
                            <w:left w:val="none" w:sz="0" w:space="0" w:color="auto"/>
                            <w:bottom w:val="none" w:sz="0" w:space="0" w:color="auto"/>
                            <w:right w:val="none" w:sz="0" w:space="0" w:color="auto"/>
                          </w:divBdr>
                        </w:div>
                        <w:div w:id="1035274915">
                          <w:marLeft w:val="0"/>
                          <w:marRight w:val="0"/>
                          <w:marTop w:val="0"/>
                          <w:marBottom w:val="0"/>
                          <w:divBdr>
                            <w:top w:val="none" w:sz="0" w:space="0" w:color="auto"/>
                            <w:left w:val="none" w:sz="0" w:space="0" w:color="auto"/>
                            <w:bottom w:val="none" w:sz="0" w:space="0" w:color="auto"/>
                            <w:right w:val="none" w:sz="0" w:space="0" w:color="auto"/>
                          </w:divBdr>
                          <w:divsChild>
                            <w:div w:id="568924153">
                              <w:marLeft w:val="0"/>
                              <w:marRight w:val="0"/>
                              <w:marTop w:val="0"/>
                              <w:marBottom w:val="0"/>
                              <w:divBdr>
                                <w:top w:val="none" w:sz="0" w:space="0" w:color="auto"/>
                                <w:left w:val="none" w:sz="0" w:space="0" w:color="auto"/>
                                <w:bottom w:val="none" w:sz="0" w:space="0" w:color="auto"/>
                                <w:right w:val="none" w:sz="0" w:space="0" w:color="auto"/>
                              </w:divBdr>
                              <w:divsChild>
                                <w:div w:id="654602392">
                                  <w:marLeft w:val="0"/>
                                  <w:marRight w:val="0"/>
                                  <w:marTop w:val="0"/>
                                  <w:marBottom w:val="0"/>
                                  <w:divBdr>
                                    <w:top w:val="none" w:sz="0" w:space="0" w:color="auto"/>
                                    <w:left w:val="none" w:sz="0" w:space="0" w:color="auto"/>
                                    <w:bottom w:val="none" w:sz="0" w:space="0" w:color="auto"/>
                                    <w:right w:val="none" w:sz="0" w:space="0" w:color="auto"/>
                                  </w:divBdr>
                                  <w:divsChild>
                                    <w:div w:id="1734036640">
                                      <w:marLeft w:val="0"/>
                                      <w:marRight w:val="0"/>
                                      <w:marTop w:val="0"/>
                                      <w:marBottom w:val="0"/>
                                      <w:divBdr>
                                        <w:top w:val="none" w:sz="0" w:space="0" w:color="auto"/>
                                        <w:left w:val="none" w:sz="0" w:space="0" w:color="auto"/>
                                        <w:bottom w:val="none" w:sz="0" w:space="0" w:color="auto"/>
                                        <w:right w:val="none" w:sz="0" w:space="0" w:color="auto"/>
                                      </w:divBdr>
                                      <w:divsChild>
                                        <w:div w:id="161629101">
                                          <w:marLeft w:val="0"/>
                                          <w:marRight w:val="0"/>
                                          <w:marTop w:val="0"/>
                                          <w:marBottom w:val="0"/>
                                          <w:divBdr>
                                            <w:top w:val="none" w:sz="0" w:space="0" w:color="auto"/>
                                            <w:left w:val="none" w:sz="0" w:space="0" w:color="auto"/>
                                            <w:bottom w:val="none" w:sz="0" w:space="0" w:color="auto"/>
                                            <w:right w:val="none" w:sz="0" w:space="0" w:color="auto"/>
                                          </w:divBdr>
                                          <w:divsChild>
                                            <w:div w:id="40881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734389">
                          <w:marLeft w:val="0"/>
                          <w:marRight w:val="0"/>
                          <w:marTop w:val="0"/>
                          <w:marBottom w:val="0"/>
                          <w:divBdr>
                            <w:top w:val="none" w:sz="0" w:space="0" w:color="auto"/>
                            <w:left w:val="none" w:sz="0" w:space="0" w:color="auto"/>
                            <w:bottom w:val="none" w:sz="0" w:space="0" w:color="auto"/>
                            <w:right w:val="none" w:sz="0" w:space="0" w:color="auto"/>
                          </w:divBdr>
                          <w:divsChild>
                            <w:div w:id="567302404">
                              <w:marLeft w:val="0"/>
                              <w:marRight w:val="0"/>
                              <w:marTop w:val="0"/>
                              <w:marBottom w:val="0"/>
                              <w:divBdr>
                                <w:top w:val="none" w:sz="0" w:space="0" w:color="auto"/>
                                <w:left w:val="none" w:sz="0" w:space="0" w:color="auto"/>
                                <w:bottom w:val="none" w:sz="0" w:space="0" w:color="auto"/>
                                <w:right w:val="none" w:sz="0" w:space="0" w:color="auto"/>
                              </w:divBdr>
                            </w:div>
                            <w:div w:id="1372412372">
                              <w:marLeft w:val="0"/>
                              <w:marRight w:val="0"/>
                              <w:marTop w:val="0"/>
                              <w:marBottom w:val="0"/>
                              <w:divBdr>
                                <w:top w:val="none" w:sz="0" w:space="0" w:color="auto"/>
                                <w:left w:val="none" w:sz="0" w:space="0" w:color="auto"/>
                                <w:bottom w:val="none" w:sz="0" w:space="0" w:color="auto"/>
                                <w:right w:val="none" w:sz="0" w:space="0" w:color="auto"/>
                              </w:divBdr>
                              <w:divsChild>
                                <w:div w:id="255401380">
                                  <w:marLeft w:val="0"/>
                                  <w:marRight w:val="0"/>
                                  <w:marTop w:val="0"/>
                                  <w:marBottom w:val="0"/>
                                  <w:divBdr>
                                    <w:top w:val="none" w:sz="0" w:space="0" w:color="auto"/>
                                    <w:left w:val="none" w:sz="0" w:space="0" w:color="auto"/>
                                    <w:bottom w:val="none" w:sz="0" w:space="0" w:color="auto"/>
                                    <w:right w:val="none" w:sz="0" w:space="0" w:color="auto"/>
                                  </w:divBdr>
                                </w:div>
                                <w:div w:id="208221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01486">
                          <w:marLeft w:val="0"/>
                          <w:marRight w:val="0"/>
                          <w:marTop w:val="0"/>
                          <w:marBottom w:val="0"/>
                          <w:divBdr>
                            <w:top w:val="none" w:sz="0" w:space="0" w:color="auto"/>
                            <w:left w:val="none" w:sz="0" w:space="0" w:color="auto"/>
                            <w:bottom w:val="none" w:sz="0" w:space="0" w:color="auto"/>
                            <w:right w:val="none" w:sz="0" w:space="0" w:color="auto"/>
                          </w:divBdr>
                          <w:divsChild>
                            <w:div w:id="17395204">
                              <w:marLeft w:val="0"/>
                              <w:marRight w:val="0"/>
                              <w:marTop w:val="0"/>
                              <w:marBottom w:val="0"/>
                              <w:divBdr>
                                <w:top w:val="none" w:sz="0" w:space="0" w:color="auto"/>
                                <w:left w:val="none" w:sz="0" w:space="0" w:color="auto"/>
                                <w:bottom w:val="none" w:sz="0" w:space="0" w:color="auto"/>
                                <w:right w:val="none" w:sz="0" w:space="0" w:color="auto"/>
                              </w:divBdr>
                              <w:divsChild>
                                <w:div w:id="294023780">
                                  <w:marLeft w:val="0"/>
                                  <w:marRight w:val="0"/>
                                  <w:marTop w:val="0"/>
                                  <w:marBottom w:val="0"/>
                                  <w:divBdr>
                                    <w:top w:val="none" w:sz="0" w:space="0" w:color="auto"/>
                                    <w:left w:val="none" w:sz="0" w:space="0" w:color="auto"/>
                                    <w:bottom w:val="none" w:sz="0" w:space="0" w:color="auto"/>
                                    <w:right w:val="none" w:sz="0" w:space="0" w:color="auto"/>
                                  </w:divBdr>
                                  <w:divsChild>
                                    <w:div w:id="317196300">
                                      <w:marLeft w:val="0"/>
                                      <w:marRight w:val="0"/>
                                      <w:marTop w:val="0"/>
                                      <w:marBottom w:val="0"/>
                                      <w:divBdr>
                                        <w:top w:val="none" w:sz="0" w:space="0" w:color="auto"/>
                                        <w:left w:val="none" w:sz="0" w:space="0" w:color="auto"/>
                                        <w:bottom w:val="none" w:sz="0" w:space="0" w:color="auto"/>
                                        <w:right w:val="none" w:sz="0" w:space="0" w:color="auto"/>
                                      </w:divBdr>
                                    </w:div>
                                    <w:div w:id="1187019264">
                                      <w:marLeft w:val="0"/>
                                      <w:marRight w:val="0"/>
                                      <w:marTop w:val="0"/>
                                      <w:marBottom w:val="0"/>
                                      <w:divBdr>
                                        <w:top w:val="none" w:sz="0" w:space="0" w:color="auto"/>
                                        <w:left w:val="none" w:sz="0" w:space="0" w:color="auto"/>
                                        <w:bottom w:val="none" w:sz="0" w:space="0" w:color="auto"/>
                                        <w:right w:val="none" w:sz="0" w:space="0" w:color="auto"/>
                                      </w:divBdr>
                                    </w:div>
                                  </w:divsChild>
                                </w:div>
                                <w:div w:id="334695111">
                                  <w:marLeft w:val="0"/>
                                  <w:marRight w:val="0"/>
                                  <w:marTop w:val="0"/>
                                  <w:marBottom w:val="0"/>
                                  <w:divBdr>
                                    <w:top w:val="none" w:sz="0" w:space="0" w:color="auto"/>
                                    <w:left w:val="none" w:sz="0" w:space="0" w:color="auto"/>
                                    <w:bottom w:val="none" w:sz="0" w:space="0" w:color="auto"/>
                                    <w:right w:val="none" w:sz="0" w:space="0" w:color="auto"/>
                                  </w:divBdr>
                                  <w:divsChild>
                                    <w:div w:id="1604605640">
                                      <w:marLeft w:val="0"/>
                                      <w:marRight w:val="0"/>
                                      <w:marTop w:val="0"/>
                                      <w:marBottom w:val="0"/>
                                      <w:divBdr>
                                        <w:top w:val="none" w:sz="0" w:space="0" w:color="auto"/>
                                        <w:left w:val="none" w:sz="0" w:space="0" w:color="auto"/>
                                        <w:bottom w:val="none" w:sz="0" w:space="0" w:color="auto"/>
                                        <w:right w:val="none" w:sz="0" w:space="0" w:color="auto"/>
                                      </w:divBdr>
                                    </w:div>
                                    <w:div w:id="1644233779">
                                      <w:marLeft w:val="0"/>
                                      <w:marRight w:val="0"/>
                                      <w:marTop w:val="0"/>
                                      <w:marBottom w:val="0"/>
                                      <w:divBdr>
                                        <w:top w:val="none" w:sz="0" w:space="0" w:color="auto"/>
                                        <w:left w:val="none" w:sz="0" w:space="0" w:color="auto"/>
                                        <w:bottom w:val="none" w:sz="0" w:space="0" w:color="auto"/>
                                        <w:right w:val="none" w:sz="0" w:space="0" w:color="auto"/>
                                      </w:divBdr>
                                    </w:div>
                                  </w:divsChild>
                                </w:div>
                                <w:div w:id="2093430804">
                                  <w:marLeft w:val="0"/>
                                  <w:marRight w:val="0"/>
                                  <w:marTop w:val="0"/>
                                  <w:marBottom w:val="0"/>
                                  <w:divBdr>
                                    <w:top w:val="none" w:sz="0" w:space="0" w:color="auto"/>
                                    <w:left w:val="none" w:sz="0" w:space="0" w:color="auto"/>
                                    <w:bottom w:val="none" w:sz="0" w:space="0" w:color="auto"/>
                                    <w:right w:val="none" w:sz="0" w:space="0" w:color="auto"/>
                                  </w:divBdr>
                                  <w:divsChild>
                                    <w:div w:id="172964995">
                                      <w:marLeft w:val="0"/>
                                      <w:marRight w:val="0"/>
                                      <w:marTop w:val="0"/>
                                      <w:marBottom w:val="0"/>
                                      <w:divBdr>
                                        <w:top w:val="none" w:sz="0" w:space="0" w:color="auto"/>
                                        <w:left w:val="none" w:sz="0" w:space="0" w:color="auto"/>
                                        <w:bottom w:val="none" w:sz="0" w:space="0" w:color="auto"/>
                                        <w:right w:val="none" w:sz="0" w:space="0" w:color="auto"/>
                                      </w:divBdr>
                                    </w:div>
                                    <w:div w:id="35797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614094">
                              <w:marLeft w:val="0"/>
                              <w:marRight w:val="0"/>
                              <w:marTop w:val="0"/>
                              <w:marBottom w:val="0"/>
                              <w:divBdr>
                                <w:top w:val="none" w:sz="0" w:space="0" w:color="auto"/>
                                <w:left w:val="none" w:sz="0" w:space="0" w:color="auto"/>
                                <w:bottom w:val="none" w:sz="0" w:space="0" w:color="auto"/>
                                <w:right w:val="none" w:sz="0" w:space="0" w:color="auto"/>
                              </w:divBdr>
                            </w:div>
                            <w:div w:id="1162042541">
                              <w:marLeft w:val="0"/>
                              <w:marRight w:val="0"/>
                              <w:marTop w:val="0"/>
                              <w:marBottom w:val="0"/>
                              <w:divBdr>
                                <w:top w:val="none" w:sz="0" w:space="0" w:color="auto"/>
                                <w:left w:val="none" w:sz="0" w:space="0" w:color="auto"/>
                                <w:bottom w:val="none" w:sz="0" w:space="0" w:color="auto"/>
                                <w:right w:val="none" w:sz="0" w:space="0" w:color="auto"/>
                              </w:divBdr>
                            </w:div>
                            <w:div w:id="1349214921">
                              <w:marLeft w:val="0"/>
                              <w:marRight w:val="0"/>
                              <w:marTop w:val="0"/>
                              <w:marBottom w:val="0"/>
                              <w:divBdr>
                                <w:top w:val="none" w:sz="0" w:space="0" w:color="auto"/>
                                <w:left w:val="none" w:sz="0" w:space="0" w:color="auto"/>
                                <w:bottom w:val="none" w:sz="0" w:space="0" w:color="auto"/>
                                <w:right w:val="none" w:sz="0" w:space="0" w:color="auto"/>
                              </w:divBdr>
                            </w:div>
                            <w:div w:id="1860241189">
                              <w:marLeft w:val="0"/>
                              <w:marRight w:val="0"/>
                              <w:marTop w:val="0"/>
                              <w:marBottom w:val="0"/>
                              <w:divBdr>
                                <w:top w:val="none" w:sz="0" w:space="0" w:color="auto"/>
                                <w:left w:val="none" w:sz="0" w:space="0" w:color="auto"/>
                                <w:bottom w:val="none" w:sz="0" w:space="0" w:color="auto"/>
                                <w:right w:val="none" w:sz="0" w:space="0" w:color="auto"/>
                              </w:divBdr>
                            </w:div>
                            <w:div w:id="1948148071">
                              <w:marLeft w:val="0"/>
                              <w:marRight w:val="0"/>
                              <w:marTop w:val="0"/>
                              <w:marBottom w:val="0"/>
                              <w:divBdr>
                                <w:top w:val="none" w:sz="0" w:space="0" w:color="auto"/>
                                <w:left w:val="none" w:sz="0" w:space="0" w:color="auto"/>
                                <w:bottom w:val="none" w:sz="0" w:space="0" w:color="auto"/>
                                <w:right w:val="none" w:sz="0" w:space="0" w:color="auto"/>
                              </w:divBdr>
                            </w:div>
                            <w:div w:id="2087414401">
                              <w:marLeft w:val="0"/>
                              <w:marRight w:val="0"/>
                              <w:marTop w:val="0"/>
                              <w:marBottom w:val="0"/>
                              <w:divBdr>
                                <w:top w:val="none" w:sz="0" w:space="0" w:color="auto"/>
                                <w:left w:val="none" w:sz="0" w:space="0" w:color="auto"/>
                                <w:bottom w:val="none" w:sz="0" w:space="0" w:color="auto"/>
                                <w:right w:val="none" w:sz="0" w:space="0" w:color="auto"/>
                              </w:divBdr>
                              <w:divsChild>
                                <w:div w:id="97676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programiz.com/r-programming" TargetMode="External"/><Relationship Id="rId13" Type="http://schemas.openxmlformats.org/officeDocument/2006/relationships/hyperlink" Target="https://www.programiz.com/cpp-programming/examples" TargetMode="External"/><Relationship Id="rId18" Type="http://schemas.openxmlformats.org/officeDocument/2006/relationships/hyperlink" Target="https://www.programiz.com/cpp-programming" TargetMode="External"/><Relationship Id="rId26" Type="http://schemas.openxmlformats.org/officeDocument/2006/relationships/control" Target="activeX/activeX1.xml"/><Relationship Id="rId39" Type="http://schemas.openxmlformats.org/officeDocument/2006/relationships/image" Target="media/image15.png"/><Relationship Id="rId3" Type="http://schemas.microsoft.com/office/2007/relationships/stylesWithEffects" Target="stylesWithEffects.xml"/><Relationship Id="rId21" Type="http://schemas.openxmlformats.org/officeDocument/2006/relationships/hyperlink" Target="https://www.programiz.com/cpp-programming" TargetMode="External"/><Relationship Id="rId34" Type="http://schemas.openxmlformats.org/officeDocument/2006/relationships/image" Target="media/image10.png"/><Relationship Id="rId42" Type="http://schemas.openxmlformats.org/officeDocument/2006/relationships/theme" Target="theme/theme1.xml"/><Relationship Id="rId7" Type="http://schemas.openxmlformats.org/officeDocument/2006/relationships/hyperlink" Target="https://www.programiz.com/python-programming" TargetMode="External"/><Relationship Id="rId12" Type="http://schemas.openxmlformats.org/officeDocument/2006/relationships/hyperlink" Target="https://www.programiz.com/cpp-programming" TargetMode="External"/><Relationship Id="rId17" Type="http://schemas.openxmlformats.org/officeDocument/2006/relationships/image" Target="media/image1.png"/><Relationship Id="rId25" Type="http://schemas.openxmlformats.org/officeDocument/2006/relationships/image" Target="media/image2.wmf"/><Relationship Id="rId33" Type="http://schemas.openxmlformats.org/officeDocument/2006/relationships/image" Target="media/image9.png"/><Relationship Id="rId38" Type="http://schemas.openxmlformats.org/officeDocument/2006/relationships/image" Target="media/image14.jpeg"/><Relationship Id="rId2" Type="http://schemas.openxmlformats.org/officeDocument/2006/relationships/styles" Target="styles.xml"/><Relationship Id="rId16" Type="http://schemas.openxmlformats.org/officeDocument/2006/relationships/hyperlink" Target="https://cppcon.org/" TargetMode="External"/><Relationship Id="rId20" Type="http://schemas.openxmlformats.org/officeDocument/2006/relationships/hyperlink" Target="https://www.programiz.com/cpp-programming" TargetMode="External"/><Relationship Id="rId29" Type="http://schemas.openxmlformats.org/officeDocument/2006/relationships/image" Target="media/image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programiz.com/c-programming" TargetMode="External"/><Relationship Id="rId11" Type="http://schemas.openxmlformats.org/officeDocument/2006/relationships/hyperlink" Target="https://www.programiz.com/" TargetMode="External"/><Relationship Id="rId24" Type="http://schemas.openxmlformats.org/officeDocument/2006/relationships/hyperlink" Target="https://www.programiz.com/cpp-programming" TargetMode="External"/><Relationship Id="rId32" Type="http://schemas.openxmlformats.org/officeDocument/2006/relationships/image" Target="media/image8.png"/><Relationship Id="rId37" Type="http://schemas.openxmlformats.org/officeDocument/2006/relationships/image" Target="media/image13.jpeg"/><Relationship Id="rId40" Type="http://schemas.openxmlformats.org/officeDocument/2006/relationships/control" Target="activeX/activeX2.xml"/><Relationship Id="rId5" Type="http://schemas.openxmlformats.org/officeDocument/2006/relationships/webSettings" Target="webSettings.xml"/><Relationship Id="rId15" Type="http://schemas.openxmlformats.org/officeDocument/2006/relationships/hyperlink" Target="https://www.programiz.com/cpp-programming" TargetMode="External"/><Relationship Id="rId23" Type="http://schemas.openxmlformats.org/officeDocument/2006/relationships/hyperlink" Target="https://www.programiz.com/cpp-programming" TargetMode="External"/><Relationship Id="rId28" Type="http://schemas.openxmlformats.org/officeDocument/2006/relationships/image" Target="media/image4.png"/><Relationship Id="rId36" Type="http://schemas.openxmlformats.org/officeDocument/2006/relationships/image" Target="media/image12.jpeg"/><Relationship Id="rId10" Type="http://schemas.openxmlformats.org/officeDocument/2006/relationships/hyperlink" Target="https://www.programiz.com/kotlin-programming" TargetMode="External"/><Relationship Id="rId19" Type="http://schemas.openxmlformats.org/officeDocument/2006/relationships/hyperlink" Target="https://www.programiz.com/cpp-programming" TargetMode="External"/><Relationship Id="rId31"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www.programiz.com/java-programming" TargetMode="External"/><Relationship Id="rId14" Type="http://schemas.openxmlformats.org/officeDocument/2006/relationships/hyperlink" Target="https://www.programiz.com/cpp-programming/library-function" TargetMode="External"/><Relationship Id="rId22" Type="http://schemas.openxmlformats.org/officeDocument/2006/relationships/hyperlink" Target="https://www.programiz.com/cpp-programming"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3333</Words>
  <Characters>19001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SOLO</dc:creator>
  <cp:lastModifiedBy>SOLO</cp:lastModifiedBy>
  <cp:revision>3</cp:revision>
  <cp:lastPrinted>2018-09-11T20:32:00Z</cp:lastPrinted>
  <dcterms:created xsi:type="dcterms:W3CDTF">2018-09-11T20:31:00Z</dcterms:created>
  <dcterms:modified xsi:type="dcterms:W3CDTF">2018-09-11T20:34:00Z</dcterms:modified>
</cp:coreProperties>
</file>